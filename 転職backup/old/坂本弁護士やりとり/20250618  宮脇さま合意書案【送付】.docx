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17EE" w14:textId="77777777" w:rsidR="00584DE9" w:rsidRPr="004201FC" w:rsidRDefault="00584DE9" w:rsidP="004201FC">
      <w:pPr>
        <w:jc w:val="center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合意書</w:t>
      </w:r>
    </w:p>
    <w:p w14:paraId="51F5D209" w14:textId="77777777" w:rsidR="00584DE9" w:rsidRPr="004201FC" w:rsidRDefault="00584DE9" w:rsidP="00E33478">
      <w:pPr>
        <w:rPr>
          <w:rFonts w:ascii="ＭＳ 明朝" w:eastAsia="ＭＳ 明朝" w:hAnsi="ＭＳ 明朝"/>
          <w:sz w:val="24"/>
          <w:szCs w:val="24"/>
        </w:rPr>
      </w:pPr>
    </w:p>
    <w:p w14:paraId="5E879589" w14:textId="77777777" w:rsidR="00E33478" w:rsidRPr="004201FC" w:rsidRDefault="004201FC" w:rsidP="004201FC">
      <w:pPr>
        <w:ind w:firstLineChars="100" w:firstLine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ポノス株式会社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（以下「甲」という。）と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宮脇秀則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（以下「乙」という。）は、以下のとおり、合意した。</w:t>
      </w:r>
    </w:p>
    <w:p w14:paraId="128082B0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67224C36" w14:textId="569265B8" w:rsidR="00E33478" w:rsidRDefault="00E33478" w:rsidP="00F825AB">
      <w:pPr>
        <w:ind w:left="142" w:hangingChars="59" w:hanging="142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１</w:t>
      </w:r>
      <w:r w:rsidR="00F825AB">
        <w:rPr>
          <w:rFonts w:ascii="ＭＳ 明朝" w:eastAsia="ＭＳ 明朝" w:hAnsi="ＭＳ 明朝" w:hint="eastAsia"/>
          <w:sz w:val="24"/>
          <w:szCs w:val="24"/>
        </w:rPr>
        <w:t xml:space="preserve">　</w:t>
      </w:r>
      <w:r w:rsidRPr="004201FC">
        <w:rPr>
          <w:rFonts w:ascii="ＭＳ 明朝" w:eastAsia="ＭＳ 明朝" w:hAnsi="ＭＳ 明朝" w:hint="eastAsia"/>
          <w:sz w:val="24"/>
          <w:szCs w:val="24"/>
        </w:rPr>
        <w:t>甲</w:t>
      </w:r>
      <w:r w:rsidR="004201FC">
        <w:rPr>
          <w:rFonts w:ascii="ＭＳ 明朝" w:eastAsia="ＭＳ 明朝" w:hAnsi="ＭＳ 明朝" w:hint="eastAsia"/>
          <w:sz w:val="24"/>
          <w:szCs w:val="24"/>
        </w:rPr>
        <w:t>と</w:t>
      </w:r>
      <w:r w:rsidRPr="004201FC">
        <w:rPr>
          <w:rFonts w:ascii="ＭＳ 明朝" w:eastAsia="ＭＳ 明朝" w:hAnsi="ＭＳ 明朝" w:hint="eastAsia"/>
          <w:sz w:val="24"/>
          <w:szCs w:val="24"/>
        </w:rPr>
        <w:t>乙は、甲乙間の雇用契約が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２０２５年６月３０日</w:t>
      </w:r>
      <w:r w:rsidRPr="004201FC">
        <w:rPr>
          <w:rFonts w:ascii="ＭＳ 明朝" w:eastAsia="ＭＳ 明朝" w:hAnsi="ＭＳ 明朝" w:hint="eastAsia"/>
          <w:sz w:val="24"/>
          <w:szCs w:val="24"/>
        </w:rPr>
        <w:t>付けで会社都合により終了し、乙が甲を円満退社することを相互に確認する。</w:t>
      </w:r>
    </w:p>
    <w:p w14:paraId="29D2AF40" w14:textId="60833E34" w:rsidR="00E33478" w:rsidRPr="004201FC" w:rsidRDefault="00A14C96" w:rsidP="00F825AB">
      <w:pPr>
        <w:ind w:left="720" w:hangingChars="300" w:hanging="72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 xml:space="preserve">　</w:t>
      </w:r>
    </w:p>
    <w:p w14:paraId="3ECA8FE2" w14:textId="643E5D29" w:rsidR="00C60FE7" w:rsidRDefault="00E33478" w:rsidP="00E56F8D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 xml:space="preserve">２　</w:t>
      </w:r>
      <w:r w:rsidR="00C60FE7">
        <w:rPr>
          <w:rFonts w:ascii="ＭＳ 明朝" w:eastAsia="ＭＳ 明朝" w:hAnsi="ＭＳ 明朝" w:hint="eastAsia"/>
          <w:sz w:val="24"/>
          <w:szCs w:val="24"/>
        </w:rPr>
        <w:t>甲</w:t>
      </w:r>
      <w:r w:rsidR="00AC5E79">
        <w:rPr>
          <w:rFonts w:ascii="ＭＳ 明朝" w:eastAsia="ＭＳ 明朝" w:hAnsi="ＭＳ 明朝" w:hint="eastAsia"/>
          <w:sz w:val="24"/>
          <w:szCs w:val="24"/>
        </w:rPr>
        <w:t>及び乙</w:t>
      </w:r>
      <w:r w:rsidR="00C60FE7">
        <w:rPr>
          <w:rFonts w:ascii="ＭＳ 明朝" w:eastAsia="ＭＳ 明朝" w:hAnsi="ＭＳ 明朝" w:hint="eastAsia"/>
          <w:sz w:val="24"/>
          <w:szCs w:val="24"/>
        </w:rPr>
        <w:t>は</w:t>
      </w:r>
      <w:r w:rsidR="00AC5E79">
        <w:rPr>
          <w:rFonts w:ascii="ＭＳ 明朝" w:eastAsia="ＭＳ 明朝" w:hAnsi="ＭＳ 明朝" w:hint="eastAsia"/>
          <w:sz w:val="24"/>
          <w:szCs w:val="24"/>
        </w:rPr>
        <w:t>、</w:t>
      </w:r>
      <w:r w:rsidR="00A14C96">
        <w:rPr>
          <w:rFonts w:ascii="ＭＳ 明朝" w:eastAsia="ＭＳ 明朝" w:hAnsi="ＭＳ 明朝" w:hint="eastAsia"/>
          <w:sz w:val="24"/>
          <w:szCs w:val="24"/>
        </w:rPr>
        <w:t>乙の退職に至る経緯</w:t>
      </w:r>
      <w:r w:rsidR="00AC5E79">
        <w:rPr>
          <w:rFonts w:ascii="ＭＳ 明朝" w:eastAsia="ＭＳ 明朝" w:hAnsi="ＭＳ 明朝" w:hint="eastAsia"/>
          <w:sz w:val="24"/>
          <w:szCs w:val="24"/>
        </w:rPr>
        <w:t>において、</w:t>
      </w:r>
      <w:r w:rsidR="00A14C96">
        <w:rPr>
          <w:rFonts w:ascii="ＭＳ 明朝" w:eastAsia="ＭＳ 明朝" w:hAnsi="ＭＳ 明朝" w:hint="eastAsia"/>
          <w:sz w:val="24"/>
          <w:szCs w:val="24"/>
        </w:rPr>
        <w:t>乙が</w:t>
      </w:r>
      <w:r w:rsidR="00AC5E79">
        <w:rPr>
          <w:rFonts w:ascii="ＭＳ 明朝" w:eastAsia="ＭＳ 明朝" w:hAnsi="ＭＳ 明朝" w:hint="eastAsia"/>
          <w:sz w:val="24"/>
          <w:szCs w:val="24"/>
        </w:rPr>
        <w:t>雇用条件に関し</w:t>
      </w:r>
      <w:r w:rsidR="00A14C96">
        <w:rPr>
          <w:rFonts w:ascii="ＭＳ 明朝" w:eastAsia="ＭＳ 明朝" w:hAnsi="ＭＳ 明朝" w:hint="eastAsia"/>
          <w:sz w:val="24"/>
          <w:szCs w:val="24"/>
        </w:rPr>
        <w:t>て以下の点について、甲との間で</w:t>
      </w:r>
      <w:ins w:id="0" w:author="PonosLegal" w:date="2025-06-18T11:47:00Z" w16du:dateUtc="2025-06-18T02:47:00Z">
        <w:r w:rsidR="0048603D">
          <w:rPr>
            <w:rFonts w:ascii="ＭＳ 明朝" w:eastAsia="ＭＳ 明朝" w:hAnsi="ＭＳ 明朝" w:hint="eastAsia"/>
            <w:sz w:val="24"/>
            <w:szCs w:val="24"/>
          </w:rPr>
          <w:t>下記の経緯</w:t>
        </w:r>
      </w:ins>
      <w:del w:id="1" w:author="PonosLegal" w:date="2025-06-18T11:47:00Z" w16du:dateUtc="2025-06-18T02:47:00Z">
        <w:r w:rsidR="00A14C96" w:rsidDel="0048603D">
          <w:rPr>
            <w:rFonts w:ascii="ＭＳ 明朝" w:eastAsia="ＭＳ 明朝" w:hAnsi="ＭＳ 明朝" w:hint="eastAsia"/>
            <w:sz w:val="24"/>
            <w:szCs w:val="24"/>
          </w:rPr>
          <w:delText>認識の</w:delText>
        </w:r>
        <w:r w:rsidR="00C60FE7" w:rsidDel="0048603D">
          <w:rPr>
            <w:rFonts w:ascii="ＭＳ 明朝" w:eastAsia="ＭＳ 明朝" w:hAnsi="ＭＳ 明朝" w:hint="eastAsia"/>
            <w:sz w:val="24"/>
            <w:szCs w:val="24"/>
          </w:rPr>
          <w:delText>違い</w:delText>
        </w:r>
      </w:del>
      <w:r w:rsidR="00C60FE7">
        <w:rPr>
          <w:rFonts w:ascii="ＭＳ 明朝" w:eastAsia="ＭＳ 明朝" w:hAnsi="ＭＳ 明朝" w:hint="eastAsia"/>
          <w:sz w:val="24"/>
          <w:szCs w:val="24"/>
        </w:rPr>
        <w:t>があったことを確認し</w:t>
      </w:r>
      <w:ins w:id="2" w:author="PonosLegal" w:date="2025-06-18T12:02:00Z" w16du:dateUtc="2025-06-18T03:02:00Z">
        <w:r w:rsidR="00DA053E">
          <w:rPr>
            <w:rFonts w:ascii="ＭＳ 明朝" w:eastAsia="ＭＳ 明朝" w:hAnsi="ＭＳ 明朝" w:hint="eastAsia"/>
            <w:sz w:val="24"/>
            <w:szCs w:val="24"/>
          </w:rPr>
          <w:t>、</w:t>
        </w:r>
      </w:ins>
      <w:del w:id="3" w:author="PonosLegal" w:date="2025-06-18T12:02:00Z" w16du:dateUtc="2025-06-18T03:02:00Z">
        <w:r w:rsidR="00C60FE7" w:rsidDel="00DA053E">
          <w:rPr>
            <w:rFonts w:ascii="ＭＳ 明朝" w:eastAsia="ＭＳ 明朝" w:hAnsi="ＭＳ 明朝" w:hint="eastAsia"/>
            <w:sz w:val="24"/>
            <w:szCs w:val="24"/>
          </w:rPr>
          <w:delText>た。</w:delText>
        </w:r>
      </w:del>
      <w:ins w:id="4" w:author="PonosLegal" w:date="2025-06-18T12:02:00Z" w16du:dateUtc="2025-06-18T03:02:00Z">
        <w:r w:rsidR="00DA053E">
          <w:rPr>
            <w:rFonts w:ascii="ＭＳ 明朝" w:eastAsia="ＭＳ 明朝" w:hAnsi="ＭＳ 明朝" w:hint="eastAsia"/>
            <w:sz w:val="24"/>
            <w:szCs w:val="24"/>
          </w:rPr>
          <w:t>双方の認識の違い</w:t>
        </w:r>
      </w:ins>
      <w:ins w:id="5" w:author="PonosLegal" w:date="2025-06-18T12:07:00Z" w16du:dateUtc="2025-06-18T03:07:00Z">
        <w:r w:rsidR="00751545">
          <w:rPr>
            <w:rFonts w:ascii="ＭＳ 明朝" w:eastAsia="ＭＳ 明朝" w:hAnsi="ＭＳ 明朝" w:hint="eastAsia"/>
            <w:sz w:val="24"/>
            <w:szCs w:val="24"/>
          </w:rPr>
          <w:t>が</w:t>
        </w:r>
      </w:ins>
      <w:ins w:id="6" w:author="PonosLegal" w:date="2025-06-18T12:02:00Z" w16du:dateUtc="2025-06-18T03:02:00Z">
        <w:r w:rsidR="00DA053E">
          <w:rPr>
            <w:rFonts w:ascii="ＭＳ 明朝" w:eastAsia="ＭＳ 明朝" w:hAnsi="ＭＳ 明朝" w:hint="eastAsia"/>
            <w:sz w:val="24"/>
            <w:szCs w:val="24"/>
          </w:rPr>
          <w:t>生まれことを確認する。なお、認識の違いが生じた経緯について、双方に責めに帰すべき事由がなく、</w:t>
        </w:r>
      </w:ins>
      <w:ins w:id="7" w:author="PonosLegal" w:date="2025-06-18T12:03:00Z" w16du:dateUtc="2025-06-18T03:03:00Z">
        <w:r w:rsidR="00DA053E">
          <w:rPr>
            <w:rFonts w:ascii="ＭＳ 明朝" w:eastAsia="ＭＳ 明朝" w:hAnsi="ＭＳ 明朝" w:hint="eastAsia"/>
            <w:sz w:val="24"/>
            <w:szCs w:val="24"/>
          </w:rPr>
          <w:t>「６」記載のとおり、本経緯をもって相互に非難するものではないことを確認する。</w:t>
        </w:r>
      </w:ins>
    </w:p>
    <w:p w14:paraId="588B8C42" w14:textId="131F3D82" w:rsidR="00C60FE7" w:rsidRDefault="00C60FE7" w:rsidP="00EA5E15">
      <w:pPr>
        <w:ind w:leftChars="200" w:left="660" w:hangingChars="100" w:hanging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①</w:t>
      </w:r>
      <w:del w:id="8" w:author="PonosLegal" w:date="2025-06-18T09:48:00Z" w16du:dateUtc="2025-06-18T00:48:00Z">
        <w:r w:rsidR="00AC5E79" w:rsidDel="00A33BB7">
          <w:rPr>
            <w:rFonts w:ascii="ＭＳ 明朝" w:eastAsia="ＭＳ 明朝" w:hAnsi="ＭＳ 明朝" w:hint="eastAsia"/>
            <w:sz w:val="24"/>
            <w:szCs w:val="24"/>
          </w:rPr>
          <w:delText>乙において、</w:delText>
        </w:r>
      </w:del>
      <w:r>
        <w:rPr>
          <w:rFonts w:ascii="ＭＳ 明朝" w:eastAsia="ＭＳ 明朝" w:hAnsi="ＭＳ 明朝" w:hint="eastAsia"/>
          <w:sz w:val="24"/>
          <w:szCs w:val="24"/>
        </w:rPr>
        <w:t>甲が労働契約締結前に乙に交付した採用</w:t>
      </w:r>
      <w:r w:rsidR="00AC5E79">
        <w:rPr>
          <w:rFonts w:ascii="ＭＳ 明朝" w:eastAsia="ＭＳ 明朝" w:hAnsi="ＭＳ 明朝" w:hint="eastAsia"/>
          <w:sz w:val="24"/>
          <w:szCs w:val="24"/>
        </w:rPr>
        <w:t>内定</w:t>
      </w:r>
      <w:r>
        <w:rPr>
          <w:rFonts w:ascii="ＭＳ 明朝" w:eastAsia="ＭＳ 明朝" w:hAnsi="ＭＳ 明朝" w:hint="eastAsia"/>
          <w:sz w:val="24"/>
          <w:szCs w:val="24"/>
        </w:rPr>
        <w:t>通知書記載</w:t>
      </w:r>
      <w:ins w:id="9" w:author="PonosLegal" w:date="2025-06-18T09:49:00Z" w16du:dateUtc="2025-06-18T00:49:00Z">
        <w:r w:rsidR="00A33BB7">
          <w:rPr>
            <w:rFonts w:ascii="ＭＳ 明朝" w:eastAsia="ＭＳ 明朝" w:hAnsi="ＭＳ 明朝" w:hint="eastAsia"/>
            <w:sz w:val="24"/>
            <w:szCs w:val="24"/>
          </w:rPr>
          <w:t>に</w:t>
        </w:r>
      </w:ins>
      <w:del w:id="10" w:author="PonosLegal" w:date="2025-06-18T09:49:00Z" w16du:dateUtc="2025-06-18T00:49:00Z">
        <w:r w:rsidDel="00A33BB7">
          <w:rPr>
            <w:rFonts w:ascii="ＭＳ 明朝" w:eastAsia="ＭＳ 明朝" w:hAnsi="ＭＳ 明朝" w:hint="eastAsia"/>
            <w:sz w:val="24"/>
            <w:szCs w:val="24"/>
          </w:rPr>
          <w:delText>の</w:delText>
        </w:r>
      </w:del>
      <w:r>
        <w:rPr>
          <w:rFonts w:ascii="ＭＳ 明朝" w:eastAsia="ＭＳ 明朝" w:hAnsi="ＭＳ 明朝" w:hint="eastAsia"/>
          <w:sz w:val="24"/>
          <w:szCs w:val="24"/>
        </w:rPr>
        <w:t>年俸額</w:t>
      </w:r>
      <w:r w:rsidR="00AC5E79">
        <w:rPr>
          <w:rFonts w:ascii="ＭＳ 明朝" w:eastAsia="ＭＳ 明朝" w:hAnsi="ＭＳ 明朝" w:hint="eastAsia"/>
          <w:sz w:val="24"/>
          <w:szCs w:val="24"/>
        </w:rPr>
        <w:t>（７，００７，０００円）</w:t>
      </w:r>
      <w:ins w:id="11" w:author="PonosLegal" w:date="2025-06-18T10:04:00Z" w16du:dateUtc="2025-06-18T01:04:00Z">
        <w:r w:rsidR="00541D81">
          <w:rPr>
            <w:rFonts w:ascii="ＭＳ 明朝" w:eastAsia="ＭＳ 明朝" w:hAnsi="ＭＳ 明朝" w:hint="eastAsia"/>
            <w:sz w:val="24"/>
            <w:szCs w:val="24"/>
          </w:rPr>
          <w:t>（月額＋賞与）</w:t>
        </w:r>
      </w:ins>
      <w:ins w:id="12" w:author="PonosLegal" w:date="2025-06-18T09:49:00Z" w16du:dateUtc="2025-06-18T00:49:00Z">
        <w:r w:rsidR="00A33BB7">
          <w:rPr>
            <w:rFonts w:ascii="ＭＳ 明朝" w:eastAsia="ＭＳ 明朝" w:hAnsi="ＭＳ 明朝" w:hint="eastAsia"/>
            <w:sz w:val="24"/>
            <w:szCs w:val="24"/>
          </w:rPr>
          <w:t>と記載があり、乙はこれをもって同額の報酬</w:t>
        </w:r>
      </w:ins>
      <w:r w:rsidR="00AC5E79">
        <w:rPr>
          <w:rFonts w:ascii="ＭＳ 明朝" w:eastAsia="ＭＳ 明朝" w:hAnsi="ＭＳ 明朝" w:hint="eastAsia"/>
          <w:sz w:val="24"/>
          <w:szCs w:val="24"/>
        </w:rPr>
        <w:t>が得られると考えて甲に入社した</w:t>
      </w:r>
      <w:ins w:id="13" w:author="PonosLegal" w:date="2025-06-18T09:49:00Z" w16du:dateUtc="2025-06-18T00:49:00Z">
        <w:r w:rsidR="00A33BB7">
          <w:rPr>
            <w:rFonts w:ascii="ＭＳ 明朝" w:eastAsia="ＭＳ 明朝" w:hAnsi="ＭＳ 明朝" w:hint="eastAsia"/>
            <w:sz w:val="24"/>
            <w:szCs w:val="24"/>
          </w:rPr>
          <w:t>。</w:t>
        </w:r>
      </w:ins>
      <w:ins w:id="14" w:author="PonosLegal" w:date="2025-06-18T09:53:00Z" w16du:dateUtc="2025-06-18T00:53:00Z">
        <w:r w:rsidR="00A33BB7">
          <w:rPr>
            <w:rFonts w:ascii="ＭＳ 明朝" w:eastAsia="ＭＳ 明朝" w:hAnsi="ＭＳ 明朝" w:hint="eastAsia"/>
            <w:sz w:val="24"/>
            <w:szCs w:val="24"/>
          </w:rPr>
          <w:t>なお</w:t>
        </w:r>
      </w:ins>
      <w:ins w:id="15" w:author="PonosLegal" w:date="2025-06-18T09:49:00Z" w16du:dateUtc="2025-06-18T00:49:00Z">
        <w:r w:rsidR="00A33BB7">
          <w:rPr>
            <w:rFonts w:ascii="ＭＳ 明朝" w:eastAsia="ＭＳ 明朝" w:hAnsi="ＭＳ 明朝" w:hint="eastAsia"/>
            <w:sz w:val="24"/>
            <w:szCs w:val="24"/>
          </w:rPr>
          <w:t>、同内定通知書</w:t>
        </w:r>
      </w:ins>
      <w:ins w:id="16" w:author="PonosLegal" w:date="2025-06-18T10:05:00Z" w16du:dateUtc="2025-06-18T01:05:00Z">
        <w:r w:rsidR="00541D81">
          <w:rPr>
            <w:rFonts w:ascii="ＭＳ 明朝" w:eastAsia="ＭＳ 明朝" w:hAnsi="ＭＳ 明朝" w:hint="eastAsia"/>
            <w:sz w:val="24"/>
            <w:szCs w:val="24"/>
          </w:rPr>
          <w:t>の年俸額</w:t>
        </w:r>
      </w:ins>
      <w:ins w:id="17" w:author="PonosLegal" w:date="2025-06-18T11:59:00Z" w16du:dateUtc="2025-06-18T02:59:00Z">
        <w:r w:rsidR="00DA053E">
          <w:rPr>
            <w:rFonts w:ascii="ＭＳ 明朝" w:eastAsia="ＭＳ 明朝" w:hAnsi="ＭＳ 明朝" w:hint="eastAsia"/>
            <w:sz w:val="24"/>
            <w:szCs w:val="24"/>
          </w:rPr>
          <w:t>の賞与の</w:t>
        </w:r>
      </w:ins>
      <w:ins w:id="18" w:author="PonosLegal" w:date="2025-06-18T10:06:00Z" w16du:dateUtc="2025-06-18T01:06:00Z">
        <w:r w:rsidR="00541D81">
          <w:rPr>
            <w:rFonts w:ascii="ＭＳ 明朝" w:eastAsia="ＭＳ 明朝" w:hAnsi="ＭＳ 明朝" w:hint="eastAsia"/>
            <w:sz w:val="24"/>
            <w:szCs w:val="24"/>
          </w:rPr>
          <w:t>内訳として</w:t>
        </w:r>
      </w:ins>
      <w:ins w:id="19" w:author="PonosLegal" w:date="2025-06-18T09:49:00Z" w16du:dateUtc="2025-06-18T00:49:00Z">
        <w:r w:rsidR="00A33BB7">
          <w:rPr>
            <w:rFonts w:ascii="ＭＳ 明朝" w:eastAsia="ＭＳ 明朝" w:hAnsi="ＭＳ 明朝" w:hint="eastAsia"/>
            <w:sz w:val="24"/>
            <w:szCs w:val="24"/>
          </w:rPr>
          <w:t>「</w:t>
        </w:r>
      </w:ins>
      <w:ins w:id="20" w:author="PonosLegal" w:date="2025-06-18T09:50:00Z">
        <w:r w:rsidR="00A33BB7" w:rsidRPr="00A33BB7">
          <w:rPr>
            <w:rFonts w:ascii="ＭＳ 明朝" w:eastAsia="ＭＳ 明朝" w:hAnsi="ＭＳ 明朝"/>
            <w:sz w:val="24"/>
            <w:szCs w:val="24"/>
          </w:rPr>
          <w:t>2025年度上期分(2025年12月想定支給分)： 500,500 円</w:t>
        </w:r>
      </w:ins>
      <w:ins w:id="21" w:author="PonosLegal" w:date="2025-06-18T09:50:00Z" w16du:dateUtc="2025-06-18T00:50:00Z">
        <w:r w:rsidR="00A33BB7">
          <w:rPr>
            <w:rFonts w:ascii="ＭＳ 明朝" w:eastAsia="ＭＳ 明朝" w:hAnsi="ＭＳ 明朝" w:hint="eastAsia"/>
            <w:sz w:val="24"/>
            <w:szCs w:val="24"/>
          </w:rPr>
          <w:t>」「</w:t>
        </w:r>
      </w:ins>
      <w:ins w:id="22" w:author="PonosLegal" w:date="2025-06-18T09:50:00Z">
        <w:r w:rsidR="00A33BB7" w:rsidRPr="00A33BB7">
          <w:rPr>
            <w:rFonts w:ascii="ＭＳ 明朝" w:eastAsia="ＭＳ 明朝" w:hAnsi="ＭＳ 明朝"/>
            <w:sz w:val="24"/>
            <w:szCs w:val="24"/>
          </w:rPr>
          <w:t>2025年度下期分(2026年6月想定支給分)： 500,500 円</w:t>
        </w:r>
      </w:ins>
      <w:ins w:id="23" w:author="PonosLegal" w:date="2025-06-18T09:50:00Z" w16du:dateUtc="2025-06-18T00:50:00Z">
        <w:r w:rsidR="00A33BB7">
          <w:rPr>
            <w:rFonts w:ascii="ＭＳ 明朝" w:eastAsia="ＭＳ 明朝" w:hAnsi="ＭＳ 明朝" w:hint="eastAsia"/>
            <w:sz w:val="24"/>
            <w:szCs w:val="24"/>
          </w:rPr>
          <w:t>」「</w:t>
        </w:r>
      </w:ins>
      <w:ins w:id="24" w:author="PonosLegal" w:date="2025-06-18T09:51:00Z" w16du:dateUtc="2025-06-18T00:51:00Z">
        <w:r w:rsidR="00A33BB7" w:rsidRPr="00A33BB7">
          <w:rPr>
            <w:rFonts w:ascii="ＭＳ 明朝" w:eastAsia="ＭＳ 明朝" w:hAnsi="ＭＳ 明朝" w:hint="eastAsia"/>
            <w:sz w:val="24"/>
            <w:szCs w:val="24"/>
          </w:rPr>
          <w:t>※賞与は会社業績状況・評価に応じて支給となるため、確約するものではございません。</w:t>
        </w:r>
      </w:ins>
      <w:ins w:id="25" w:author="PonosLegal" w:date="2025-06-18T09:50:00Z" w16du:dateUtc="2025-06-18T00:50:00Z">
        <w:r w:rsidR="00A33BB7">
          <w:rPr>
            <w:rFonts w:ascii="ＭＳ 明朝" w:eastAsia="ＭＳ 明朝" w:hAnsi="ＭＳ 明朝" w:hint="eastAsia"/>
            <w:sz w:val="24"/>
            <w:szCs w:val="24"/>
          </w:rPr>
          <w:t>」</w:t>
        </w:r>
      </w:ins>
      <w:ins w:id="26" w:author="PonosLegal" w:date="2025-06-18T09:51:00Z" w16du:dateUtc="2025-06-18T00:51:00Z">
        <w:r w:rsidR="00A33BB7">
          <w:rPr>
            <w:rFonts w:ascii="ＭＳ 明朝" w:eastAsia="ＭＳ 明朝" w:hAnsi="ＭＳ 明朝" w:hint="eastAsia"/>
            <w:sz w:val="24"/>
            <w:szCs w:val="24"/>
          </w:rPr>
          <w:t>と</w:t>
        </w:r>
      </w:ins>
      <w:ins w:id="27" w:author="PonosLegal" w:date="2025-06-18T10:07:00Z" w16du:dateUtc="2025-06-18T01:07:00Z">
        <w:r w:rsidR="00541D81">
          <w:rPr>
            <w:rFonts w:ascii="ＭＳ 明朝" w:eastAsia="ＭＳ 明朝" w:hAnsi="ＭＳ 明朝" w:hint="eastAsia"/>
            <w:sz w:val="24"/>
            <w:szCs w:val="24"/>
          </w:rPr>
          <w:t>説明書きが</w:t>
        </w:r>
      </w:ins>
      <w:ins w:id="28" w:author="PonosLegal" w:date="2025-06-18T09:51:00Z" w16du:dateUtc="2025-06-18T00:51:00Z">
        <w:r w:rsidR="00A33BB7">
          <w:rPr>
            <w:rFonts w:ascii="ＭＳ 明朝" w:eastAsia="ＭＳ 明朝" w:hAnsi="ＭＳ 明朝" w:hint="eastAsia"/>
            <w:sz w:val="24"/>
            <w:szCs w:val="24"/>
          </w:rPr>
          <w:t>記載され</w:t>
        </w:r>
      </w:ins>
      <w:ins w:id="29" w:author="PonosLegal" w:date="2025-06-18T11:43:00Z" w16du:dateUtc="2025-06-18T02:43:00Z">
        <w:r w:rsidR="00464F63">
          <w:rPr>
            <w:rFonts w:ascii="ＭＳ 明朝" w:eastAsia="ＭＳ 明朝" w:hAnsi="ＭＳ 明朝" w:hint="eastAsia"/>
            <w:sz w:val="24"/>
            <w:szCs w:val="24"/>
          </w:rPr>
          <w:t>ていた。</w:t>
        </w:r>
      </w:ins>
      <w:ins w:id="30" w:author="PonosLegal" w:date="2025-06-18T11:34:00Z" w16du:dateUtc="2025-06-18T02:34:00Z">
        <w:r w:rsidR="00464F63">
          <w:rPr>
            <w:rFonts w:ascii="ＭＳ 明朝" w:eastAsia="ＭＳ 明朝" w:hAnsi="ＭＳ 明朝" w:hint="eastAsia"/>
            <w:sz w:val="24"/>
            <w:szCs w:val="24"/>
          </w:rPr>
          <w:t>甲は</w:t>
        </w:r>
      </w:ins>
      <w:ins w:id="31" w:author="PonosLegal" w:date="2025-06-18T11:35:00Z" w16du:dateUtc="2025-06-18T02:35:00Z">
        <w:r w:rsidR="00464F63">
          <w:rPr>
            <w:rFonts w:ascii="ＭＳ 明朝" w:eastAsia="ＭＳ 明朝" w:hAnsi="ＭＳ 明朝" w:hint="eastAsia"/>
            <w:sz w:val="24"/>
            <w:szCs w:val="24"/>
          </w:rPr>
          <w:t>、乙に、</w:t>
        </w:r>
      </w:ins>
      <w:ins w:id="32" w:author="PonosLegal" w:date="2025-06-18T11:34:00Z" w16du:dateUtc="2025-06-18T02:34:00Z">
        <w:r w:rsidR="00464F63">
          <w:rPr>
            <w:rFonts w:ascii="ＭＳ 明朝" w:eastAsia="ＭＳ 明朝" w:hAnsi="ＭＳ 明朝" w:hint="eastAsia"/>
            <w:sz w:val="24"/>
            <w:szCs w:val="24"/>
          </w:rPr>
          <w:t>同内定通知書</w:t>
        </w:r>
      </w:ins>
      <w:ins w:id="33" w:author="PonosLegal" w:date="2025-06-18T11:35:00Z" w16du:dateUtc="2025-06-18T02:35:00Z">
        <w:r w:rsidR="00464F63">
          <w:rPr>
            <w:rFonts w:ascii="ＭＳ 明朝" w:eastAsia="ＭＳ 明朝" w:hAnsi="ＭＳ 明朝" w:hint="eastAsia"/>
            <w:sz w:val="24"/>
            <w:szCs w:val="24"/>
          </w:rPr>
          <w:t>の内容を</w:t>
        </w:r>
      </w:ins>
      <w:ins w:id="34" w:author="PonosLegal" w:date="2025-06-18T11:34:00Z" w16du:dateUtc="2025-06-18T02:34:00Z">
        <w:r w:rsidR="00464F63">
          <w:rPr>
            <w:rFonts w:ascii="ＭＳ 明朝" w:eastAsia="ＭＳ 明朝" w:hAnsi="ＭＳ 明朝" w:hint="eastAsia"/>
            <w:sz w:val="24"/>
            <w:szCs w:val="24"/>
          </w:rPr>
          <w:t>説明した</w:t>
        </w:r>
      </w:ins>
      <w:ins w:id="35" w:author="PonosLegal" w:date="2025-06-18T09:51:00Z" w16du:dateUtc="2025-06-18T00:51:00Z">
        <w:r w:rsidR="00A33BB7">
          <w:rPr>
            <w:rFonts w:ascii="ＭＳ 明朝" w:eastAsia="ＭＳ 明朝" w:hAnsi="ＭＳ 明朝" w:hint="eastAsia"/>
            <w:sz w:val="24"/>
            <w:szCs w:val="24"/>
          </w:rPr>
          <w:t>。</w:t>
        </w:r>
      </w:ins>
      <w:del w:id="36" w:author="PonosLegal" w:date="2025-06-18T09:52:00Z" w16du:dateUtc="2025-06-18T00:52:00Z">
        <w:r w:rsidR="00AC5E79" w:rsidDel="00A33BB7">
          <w:rPr>
            <w:rFonts w:ascii="ＭＳ 明朝" w:eastAsia="ＭＳ 明朝" w:hAnsi="ＭＳ 明朝" w:hint="eastAsia"/>
            <w:sz w:val="24"/>
            <w:szCs w:val="24"/>
          </w:rPr>
          <w:delText>ところ、</w:delText>
        </w:r>
      </w:del>
      <w:r>
        <w:rPr>
          <w:rFonts w:ascii="ＭＳ 明朝" w:eastAsia="ＭＳ 明朝" w:hAnsi="ＭＳ 明朝" w:hint="eastAsia"/>
          <w:sz w:val="24"/>
          <w:szCs w:val="24"/>
        </w:rPr>
        <w:t>入社後</w:t>
      </w:r>
      <w:r w:rsidR="00AC5E79">
        <w:rPr>
          <w:rFonts w:ascii="ＭＳ 明朝" w:eastAsia="ＭＳ 明朝" w:hAnsi="ＭＳ 明朝" w:hint="eastAsia"/>
          <w:sz w:val="24"/>
          <w:szCs w:val="24"/>
        </w:rPr>
        <w:t>に甲から</w:t>
      </w:r>
      <w:r>
        <w:rPr>
          <w:rFonts w:ascii="ＭＳ 明朝" w:eastAsia="ＭＳ 明朝" w:hAnsi="ＭＳ 明朝" w:hint="eastAsia"/>
          <w:sz w:val="24"/>
          <w:szCs w:val="24"/>
        </w:rPr>
        <w:t>調印を求められた</w:t>
      </w:r>
      <w:r w:rsidR="00A14C96">
        <w:rPr>
          <w:rFonts w:ascii="ＭＳ 明朝" w:eastAsia="ＭＳ 明朝" w:hAnsi="ＭＳ 明朝" w:hint="eastAsia"/>
          <w:sz w:val="24"/>
          <w:szCs w:val="24"/>
        </w:rPr>
        <w:t>「正社員労働条件通知書」では</w:t>
      </w:r>
      <w:del w:id="37" w:author="PonosLegal" w:date="2025-06-18T09:52:00Z" w16du:dateUtc="2025-06-18T00:52:00Z">
        <w:r w:rsidR="00A14C96" w:rsidDel="00A33BB7">
          <w:rPr>
            <w:rFonts w:ascii="ＭＳ 明朝" w:eastAsia="ＭＳ 明朝" w:hAnsi="ＭＳ 明朝" w:hint="eastAsia"/>
            <w:sz w:val="24"/>
            <w:szCs w:val="24"/>
          </w:rPr>
          <w:delText>同金額とは異なる</w:delText>
        </w:r>
      </w:del>
      <w:r>
        <w:rPr>
          <w:rFonts w:ascii="ＭＳ 明朝" w:eastAsia="ＭＳ 明朝" w:hAnsi="ＭＳ 明朝" w:hint="eastAsia"/>
          <w:sz w:val="24"/>
          <w:szCs w:val="24"/>
        </w:rPr>
        <w:t>年俸額</w:t>
      </w:r>
      <w:r w:rsidR="00A14C96">
        <w:rPr>
          <w:rFonts w:ascii="ＭＳ 明朝" w:eastAsia="ＭＳ 明朝" w:hAnsi="ＭＳ 明朝" w:hint="eastAsia"/>
          <w:sz w:val="24"/>
          <w:szCs w:val="24"/>
        </w:rPr>
        <w:t>（６，３０６，３００円</w:t>
      </w:r>
      <w:r w:rsidR="00AC5E79">
        <w:rPr>
          <w:rFonts w:ascii="ＭＳ 明朝" w:eastAsia="ＭＳ 明朝" w:hAnsi="ＭＳ 明朝" w:hint="eastAsia"/>
          <w:sz w:val="24"/>
          <w:szCs w:val="24"/>
        </w:rPr>
        <w:t>）</w:t>
      </w:r>
      <w:r w:rsidR="00A14C96">
        <w:rPr>
          <w:rFonts w:ascii="ＭＳ 明朝" w:eastAsia="ＭＳ 明朝" w:hAnsi="ＭＳ 明朝" w:hint="eastAsia"/>
          <w:sz w:val="24"/>
          <w:szCs w:val="24"/>
        </w:rPr>
        <w:t>が定められていた</w:t>
      </w:r>
      <w:del w:id="38" w:author="PonosLegal" w:date="2025-06-18T09:54:00Z" w16du:dateUtc="2025-06-18T00:54:00Z">
        <w:r w:rsidR="00A14C96" w:rsidDel="00A33BB7">
          <w:rPr>
            <w:rFonts w:ascii="ＭＳ 明朝" w:eastAsia="ＭＳ 明朝" w:hAnsi="ＭＳ 明朝" w:hint="eastAsia"/>
            <w:sz w:val="24"/>
            <w:szCs w:val="24"/>
          </w:rPr>
          <w:delText>こと</w:delText>
        </w:r>
      </w:del>
      <w:r w:rsidR="00A14C96">
        <w:rPr>
          <w:rFonts w:ascii="ＭＳ 明朝" w:eastAsia="ＭＳ 明朝" w:hAnsi="ＭＳ 明朝" w:hint="eastAsia"/>
          <w:sz w:val="24"/>
          <w:szCs w:val="24"/>
        </w:rPr>
        <w:t>。</w:t>
      </w:r>
      <w:ins w:id="39" w:author="PonosLegal" w:date="2025-06-18T09:54:00Z" w16du:dateUtc="2025-06-18T00:54:00Z">
        <w:r w:rsidR="00A33BB7">
          <w:rPr>
            <w:rFonts w:ascii="ＭＳ 明朝" w:eastAsia="ＭＳ 明朝" w:hAnsi="ＭＳ 明朝" w:hint="eastAsia"/>
            <w:sz w:val="24"/>
            <w:szCs w:val="24"/>
          </w:rPr>
          <w:t>なお、同労働条件通知書には「</w:t>
        </w:r>
      </w:ins>
      <w:ins w:id="40" w:author="PonosLegal" w:date="2025-06-18T09:55:00Z">
        <w:r w:rsidR="00A33BB7" w:rsidRPr="00A33BB7">
          <w:rPr>
            <w:rFonts w:ascii="ＭＳ 明朝" w:eastAsia="ＭＳ 明朝" w:hAnsi="ＭＳ 明朝"/>
            <w:sz w:val="24"/>
            <w:szCs w:val="24"/>
          </w:rPr>
          <w:t>10 賞与 （有 固定賞与は年２回支給する。また、業績等に応じて会社業績連動賞与を支給することがある。）</w:t>
        </w:r>
      </w:ins>
      <w:ins w:id="41" w:author="PonosLegal" w:date="2025-06-18T09:54:00Z" w16du:dateUtc="2025-06-18T00:54:00Z">
        <w:r w:rsidR="00A33BB7">
          <w:rPr>
            <w:rFonts w:ascii="ＭＳ 明朝" w:eastAsia="ＭＳ 明朝" w:hAnsi="ＭＳ 明朝" w:hint="eastAsia"/>
            <w:sz w:val="24"/>
            <w:szCs w:val="24"/>
          </w:rPr>
          <w:t>」</w:t>
        </w:r>
      </w:ins>
      <w:ins w:id="42" w:author="PonosLegal" w:date="2025-06-18T09:55:00Z" w16du:dateUtc="2025-06-18T00:55:00Z">
        <w:r w:rsidR="00A33BB7">
          <w:rPr>
            <w:rFonts w:ascii="ＭＳ 明朝" w:eastAsia="ＭＳ 明朝" w:hAnsi="ＭＳ 明朝" w:hint="eastAsia"/>
            <w:sz w:val="24"/>
            <w:szCs w:val="24"/>
          </w:rPr>
          <w:t>と記載が</w:t>
        </w:r>
      </w:ins>
      <w:ins w:id="43" w:author="PonosLegal" w:date="2025-06-18T11:43:00Z" w16du:dateUtc="2025-06-18T02:43:00Z">
        <w:r w:rsidR="00464F63">
          <w:rPr>
            <w:rFonts w:ascii="ＭＳ 明朝" w:eastAsia="ＭＳ 明朝" w:hAnsi="ＭＳ 明朝" w:hint="eastAsia"/>
            <w:sz w:val="24"/>
            <w:szCs w:val="24"/>
          </w:rPr>
          <w:t>あった。</w:t>
        </w:r>
      </w:ins>
      <w:ins w:id="44" w:author="PonosLegal" w:date="2025-06-18T09:55:00Z" w16du:dateUtc="2025-06-18T00:55:00Z">
        <w:r w:rsidR="00A33BB7">
          <w:rPr>
            <w:rFonts w:ascii="ＭＳ 明朝" w:eastAsia="ＭＳ 明朝" w:hAnsi="ＭＳ 明朝" w:hint="eastAsia"/>
            <w:sz w:val="24"/>
            <w:szCs w:val="24"/>
          </w:rPr>
          <w:t>甲は、</w:t>
        </w:r>
      </w:ins>
      <w:ins w:id="45" w:author="PonosLegal" w:date="2025-06-18T11:35:00Z" w16du:dateUtc="2025-06-18T02:35:00Z">
        <w:r w:rsidR="00464F63">
          <w:rPr>
            <w:rFonts w:ascii="ＭＳ 明朝" w:eastAsia="ＭＳ 明朝" w:hAnsi="ＭＳ 明朝" w:hint="eastAsia"/>
            <w:sz w:val="24"/>
            <w:szCs w:val="24"/>
          </w:rPr>
          <w:t>乙に、</w:t>
        </w:r>
      </w:ins>
      <w:ins w:id="46" w:author="PonosLegal" w:date="2025-06-18T09:56:00Z" w16du:dateUtc="2025-06-18T00:56:00Z">
        <w:r w:rsidR="00A33BB7">
          <w:rPr>
            <w:rFonts w:ascii="ＭＳ 明朝" w:eastAsia="ＭＳ 明朝" w:hAnsi="ＭＳ 明朝" w:hint="eastAsia"/>
            <w:sz w:val="24"/>
            <w:szCs w:val="24"/>
          </w:rPr>
          <w:t>同労働条件通知書交付時において、</w:t>
        </w:r>
      </w:ins>
      <w:ins w:id="47" w:author="PonosLegal" w:date="2025-06-18T11:38:00Z" w16du:dateUtc="2025-06-18T02:38:00Z">
        <w:r w:rsidR="00464F63">
          <w:rPr>
            <w:rFonts w:ascii="ＭＳ 明朝" w:eastAsia="ＭＳ 明朝" w:hAnsi="ＭＳ 明朝" w:hint="eastAsia"/>
            <w:sz w:val="24"/>
            <w:szCs w:val="24"/>
          </w:rPr>
          <w:t>同労働条件通知書の内容を</w:t>
        </w:r>
      </w:ins>
      <w:ins w:id="48" w:author="PonosLegal" w:date="2025-06-18T09:55:00Z" w16du:dateUtc="2025-06-18T00:55:00Z">
        <w:r w:rsidR="00A33BB7">
          <w:rPr>
            <w:rFonts w:ascii="ＭＳ 明朝" w:eastAsia="ＭＳ 明朝" w:hAnsi="ＭＳ 明朝" w:hint="eastAsia"/>
            <w:sz w:val="24"/>
            <w:szCs w:val="24"/>
          </w:rPr>
          <w:t>説明した。</w:t>
        </w:r>
      </w:ins>
    </w:p>
    <w:p w14:paraId="7AFE594C" w14:textId="39C9CBDC" w:rsidR="00C60FE7" w:rsidRDefault="00C60FE7" w:rsidP="00A33BB7">
      <w:pPr>
        <w:ind w:leftChars="200" w:left="660" w:hangingChars="100" w:hanging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②乙が甲</w:t>
      </w:r>
      <w:r w:rsidR="00AC5E79">
        <w:rPr>
          <w:rFonts w:ascii="ＭＳ 明朝" w:eastAsia="ＭＳ 明朝" w:hAnsi="ＭＳ 明朝" w:hint="eastAsia"/>
          <w:sz w:val="24"/>
          <w:szCs w:val="24"/>
        </w:rPr>
        <w:t>への</w:t>
      </w:r>
      <w:r w:rsidR="00AE4066">
        <w:rPr>
          <w:rFonts w:ascii="ＭＳ 明朝" w:eastAsia="ＭＳ 明朝" w:hAnsi="ＭＳ 明朝" w:hint="eastAsia"/>
          <w:sz w:val="24"/>
          <w:szCs w:val="24"/>
        </w:rPr>
        <w:t>入社</w:t>
      </w:r>
      <w:r w:rsidR="00AC5E79">
        <w:rPr>
          <w:rFonts w:ascii="ＭＳ 明朝" w:eastAsia="ＭＳ 明朝" w:hAnsi="ＭＳ 明朝" w:hint="eastAsia"/>
          <w:sz w:val="24"/>
          <w:szCs w:val="24"/>
        </w:rPr>
        <w:t>を決めた理由が</w:t>
      </w:r>
      <w:r w:rsidR="00AE4066">
        <w:rPr>
          <w:rFonts w:ascii="ＭＳ 明朝" w:eastAsia="ＭＳ 明朝" w:hAnsi="ＭＳ 明朝" w:hint="eastAsia"/>
          <w:sz w:val="24"/>
          <w:szCs w:val="24"/>
        </w:rPr>
        <w:t>、甲がＵｎｉｔｙを利用した開発の立ち上げを行うことを依頼されたところ、</w:t>
      </w:r>
      <w:r w:rsidR="008A4CD6">
        <w:rPr>
          <w:rFonts w:ascii="ＭＳ 明朝" w:eastAsia="ＭＳ 明朝" w:hAnsi="ＭＳ 明朝" w:hint="eastAsia"/>
          <w:sz w:val="24"/>
          <w:szCs w:val="24"/>
        </w:rPr>
        <w:t>入社後、乙において</w:t>
      </w:r>
      <w:ins w:id="49" w:author="PonosLegal" w:date="2025-06-18T09:57:00Z" w16du:dateUtc="2025-06-18T00:57:00Z">
        <w:r w:rsidR="00A33BB7">
          <w:rPr>
            <w:rFonts w:ascii="ＭＳ 明朝" w:eastAsia="ＭＳ 明朝" w:hAnsi="ＭＳ 明朝" w:hint="eastAsia"/>
            <w:sz w:val="24"/>
            <w:szCs w:val="24"/>
          </w:rPr>
          <w:t>同業務に携わるための準備</w:t>
        </w:r>
      </w:ins>
      <w:ins w:id="50" w:author="PonosLegal" w:date="2025-06-18T09:58:00Z" w16du:dateUtc="2025-06-18T00:58:00Z">
        <w:r w:rsidR="00A33BB7">
          <w:rPr>
            <w:rFonts w:ascii="ＭＳ 明朝" w:eastAsia="ＭＳ 明朝" w:hAnsi="ＭＳ 明朝" w:hint="eastAsia"/>
            <w:sz w:val="24"/>
            <w:szCs w:val="24"/>
          </w:rPr>
          <w:t>のための</w:t>
        </w:r>
      </w:ins>
      <w:ins w:id="51" w:author="PonosLegal" w:date="2025-06-18T09:57:00Z" w16du:dateUtc="2025-06-18T00:57:00Z">
        <w:r w:rsidR="00A33BB7">
          <w:rPr>
            <w:rFonts w:ascii="ＭＳ 明朝" w:eastAsia="ＭＳ 明朝" w:hAnsi="ＭＳ 明朝" w:hint="eastAsia"/>
            <w:sz w:val="24"/>
            <w:szCs w:val="24"/>
          </w:rPr>
          <w:t>業務が指示されたこと。同準備業務が</w:t>
        </w:r>
      </w:ins>
      <w:ins w:id="52" w:author="PonosLegal" w:date="2025-06-18T09:58:00Z" w16du:dateUtc="2025-06-18T00:58:00Z">
        <w:r w:rsidR="00A33BB7">
          <w:rPr>
            <w:rFonts w:ascii="ＭＳ 明朝" w:eastAsia="ＭＳ 明朝" w:hAnsi="ＭＳ 明朝" w:hint="eastAsia"/>
            <w:sz w:val="24"/>
            <w:szCs w:val="24"/>
          </w:rPr>
          <w:t>Unityそのものを</w:t>
        </w:r>
      </w:ins>
      <w:ins w:id="53" w:author="PonosLegal" w:date="2025-06-18T11:38:00Z" w16du:dateUtc="2025-06-18T02:38:00Z">
        <w:r w:rsidR="00464F63">
          <w:rPr>
            <w:rFonts w:ascii="ＭＳ 明朝" w:eastAsia="ＭＳ 明朝" w:hAnsi="ＭＳ 明朝" w:hint="eastAsia"/>
            <w:sz w:val="24"/>
            <w:szCs w:val="24"/>
          </w:rPr>
          <w:t>直接</w:t>
        </w:r>
      </w:ins>
      <w:ins w:id="54" w:author="PonosLegal" w:date="2025-06-18T09:58:00Z" w16du:dateUtc="2025-06-18T00:58:00Z">
        <w:r w:rsidR="00A33BB7">
          <w:rPr>
            <w:rFonts w:ascii="ＭＳ 明朝" w:eastAsia="ＭＳ 明朝" w:hAnsi="ＭＳ 明朝" w:hint="eastAsia"/>
            <w:sz w:val="24"/>
            <w:szCs w:val="24"/>
          </w:rPr>
          <w:t>使用する業務ではなかったこと。</w:t>
        </w:r>
        <w:r w:rsidR="00541D81">
          <w:rPr>
            <w:rFonts w:ascii="ＭＳ 明朝" w:eastAsia="ＭＳ 明朝" w:hAnsi="ＭＳ 明朝" w:hint="eastAsia"/>
            <w:sz w:val="24"/>
            <w:szCs w:val="24"/>
          </w:rPr>
          <w:t>なお、甲は、</w:t>
        </w:r>
      </w:ins>
      <w:ins w:id="55" w:author="PonosLegal" w:date="2025-06-18T09:59:00Z" w16du:dateUtc="2025-06-18T00:59:00Z">
        <w:r w:rsidR="00541D81">
          <w:rPr>
            <w:rFonts w:ascii="ＭＳ 明朝" w:eastAsia="ＭＳ 明朝" w:hAnsi="ＭＳ 明朝" w:hint="eastAsia"/>
            <w:sz w:val="24"/>
            <w:szCs w:val="24"/>
          </w:rPr>
          <w:t>すでにUnityを利用した開発</w:t>
        </w:r>
      </w:ins>
      <w:ins w:id="56" w:author="PonosLegal" w:date="2025-06-18T11:38:00Z" w16du:dateUtc="2025-06-18T02:38:00Z">
        <w:r w:rsidR="00464F63">
          <w:rPr>
            <w:rFonts w:ascii="ＭＳ 明朝" w:eastAsia="ＭＳ 明朝" w:hAnsi="ＭＳ 明朝" w:hint="eastAsia"/>
            <w:sz w:val="24"/>
            <w:szCs w:val="24"/>
          </w:rPr>
          <w:t>に着手して</w:t>
        </w:r>
      </w:ins>
      <w:ins w:id="57" w:author="PonosLegal" w:date="2025-06-18T09:59:00Z" w16du:dateUtc="2025-06-18T00:59:00Z">
        <w:r w:rsidR="00541D81">
          <w:rPr>
            <w:rFonts w:ascii="ＭＳ 明朝" w:eastAsia="ＭＳ 明朝" w:hAnsi="ＭＳ 明朝" w:hint="eastAsia"/>
            <w:sz w:val="24"/>
            <w:szCs w:val="24"/>
          </w:rPr>
          <w:t>おり、乙が同準備業務を問題なく実施できた後、Unityを利用した開発業務にアサイン予定であったこと。</w:t>
        </w:r>
      </w:ins>
      <w:del w:id="58" w:author="PonosLegal" w:date="2025-06-18T09:56:00Z" w16du:dateUtc="2025-06-18T00:56:00Z">
        <w:r w:rsidR="008A4CD6" w:rsidDel="00A33BB7">
          <w:rPr>
            <w:rFonts w:ascii="ＭＳ 明朝" w:eastAsia="ＭＳ 明朝" w:hAnsi="ＭＳ 明朝" w:hint="eastAsia"/>
            <w:sz w:val="24"/>
            <w:szCs w:val="24"/>
          </w:rPr>
          <w:delText>同業務が予定されていなかったこと。</w:delText>
        </w:r>
      </w:del>
    </w:p>
    <w:p w14:paraId="124AC2C4" w14:textId="77777777" w:rsidR="00C60FE7" w:rsidRDefault="00C60FE7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</w:p>
    <w:p w14:paraId="1299F8DA" w14:textId="33D3B29B" w:rsidR="00E33478" w:rsidRPr="004201FC" w:rsidRDefault="00C60FE7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 xml:space="preserve">３　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甲は乙に対し、雇用契約終了後、速やかに退職に伴う必要な手続を行い、離職票等の必要書類を</w:t>
      </w:r>
      <w:r w:rsidR="004201FC">
        <w:rPr>
          <w:rFonts w:ascii="ＭＳ 明朝" w:eastAsia="ＭＳ 明朝" w:hAnsi="ＭＳ 明朝" w:hint="eastAsia"/>
          <w:sz w:val="24"/>
          <w:szCs w:val="24"/>
        </w:rPr>
        <w:t>乙に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交付する。</w:t>
      </w:r>
    </w:p>
    <w:p w14:paraId="37EC8B6D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08ADB256" w14:textId="6610B87E" w:rsidR="00584DE9" w:rsidRPr="004201FC" w:rsidRDefault="00A14C96" w:rsidP="004201FC">
      <w:pPr>
        <w:ind w:left="720" w:hangingChars="300" w:hanging="72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４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（１）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乙は、甲の明示の指示がない限り、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２０２５年６月３０日まで出社しない。甲は、乙が退職日までの間に、退職後の就職活動を行うことを了承する。</w:t>
      </w:r>
    </w:p>
    <w:p w14:paraId="0A9F49A3" w14:textId="77777777" w:rsidR="00E33478" w:rsidRPr="004201FC" w:rsidRDefault="00584DE9" w:rsidP="004201FC">
      <w:pPr>
        <w:ind w:leftChars="100" w:left="690" w:hangingChars="200" w:hanging="480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（２）甲は、乙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の出社に関わらず、乙に対し、第</w:t>
      </w:r>
      <w:r w:rsidR="00E33478" w:rsidRPr="004201FC">
        <w:rPr>
          <w:rFonts w:ascii="ＭＳ 明朝" w:eastAsia="ＭＳ 明朝" w:hAnsi="ＭＳ 明朝"/>
          <w:sz w:val="24"/>
          <w:szCs w:val="24"/>
        </w:rPr>
        <w:t>1項所定の期日まで、本合意締結時における月額賃金（</w:t>
      </w:r>
      <w:r w:rsidR="00A408D0">
        <w:rPr>
          <w:rFonts w:ascii="ＭＳ 明朝" w:eastAsia="ＭＳ 明朝" w:hAnsi="ＭＳ 明朝" w:hint="eastAsia"/>
          <w:sz w:val="24"/>
          <w:szCs w:val="24"/>
        </w:rPr>
        <w:t>税込５００，５００</w:t>
      </w:r>
      <w:r w:rsidRPr="004201FC">
        <w:rPr>
          <w:rFonts w:ascii="ＭＳ 明朝" w:eastAsia="ＭＳ 明朝" w:hAnsi="ＭＳ 明朝" w:hint="eastAsia"/>
          <w:sz w:val="24"/>
          <w:szCs w:val="24"/>
        </w:rPr>
        <w:t>円</w:t>
      </w:r>
      <w:r w:rsidR="00E33478" w:rsidRPr="004201FC">
        <w:rPr>
          <w:rFonts w:ascii="ＭＳ 明朝" w:eastAsia="ＭＳ 明朝" w:hAnsi="ＭＳ 明朝"/>
          <w:sz w:val="24"/>
          <w:szCs w:val="24"/>
        </w:rPr>
        <w:t>）を支払うものとする。</w:t>
      </w:r>
    </w:p>
    <w:p w14:paraId="1BD8B521" w14:textId="77777777" w:rsidR="00584DE9" w:rsidRPr="004201FC" w:rsidRDefault="00584DE9" w:rsidP="004201FC">
      <w:pPr>
        <w:ind w:leftChars="100" w:left="690" w:hangingChars="200" w:hanging="480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（３）本項（２）の賃金は、２０２５年</w:t>
      </w:r>
      <w:r w:rsidR="00A408D0">
        <w:rPr>
          <w:rFonts w:ascii="ＭＳ 明朝" w:eastAsia="ＭＳ 明朝" w:hAnsi="ＭＳ 明朝" w:hint="eastAsia"/>
          <w:sz w:val="24"/>
          <w:szCs w:val="24"/>
        </w:rPr>
        <w:t>７</w:t>
      </w:r>
      <w:r w:rsidRPr="004201FC">
        <w:rPr>
          <w:rFonts w:ascii="ＭＳ 明朝" w:eastAsia="ＭＳ 明朝" w:hAnsi="ＭＳ 明朝" w:hint="eastAsia"/>
          <w:sz w:val="24"/>
          <w:szCs w:val="24"/>
        </w:rPr>
        <w:t>月</w:t>
      </w:r>
      <w:r w:rsidR="00A408D0">
        <w:rPr>
          <w:rFonts w:ascii="ＭＳ 明朝" w:eastAsia="ＭＳ 明朝" w:hAnsi="ＭＳ 明朝" w:hint="eastAsia"/>
          <w:sz w:val="24"/>
          <w:szCs w:val="24"/>
        </w:rPr>
        <w:t>２５</w:t>
      </w:r>
      <w:r w:rsidRPr="004201FC">
        <w:rPr>
          <w:rFonts w:ascii="ＭＳ 明朝" w:eastAsia="ＭＳ 明朝" w:hAnsi="ＭＳ 明朝" w:hint="eastAsia"/>
          <w:sz w:val="24"/>
          <w:szCs w:val="24"/>
        </w:rPr>
        <w:t>日限り、乙</w:t>
      </w:r>
      <w:r w:rsidR="00A408D0">
        <w:rPr>
          <w:rFonts w:ascii="ＭＳ 明朝" w:eastAsia="ＭＳ 明朝" w:hAnsi="ＭＳ 明朝" w:hint="eastAsia"/>
          <w:sz w:val="24"/>
          <w:szCs w:val="24"/>
        </w:rPr>
        <w:t>が指定する</w:t>
      </w:r>
      <w:r w:rsidRPr="004201FC">
        <w:rPr>
          <w:rFonts w:ascii="ＭＳ 明朝" w:eastAsia="ＭＳ 明朝" w:hAnsi="ＭＳ 明朝" w:hint="eastAsia"/>
          <w:sz w:val="24"/>
          <w:szCs w:val="24"/>
        </w:rPr>
        <w:t>指定口座に送金する。但し、振込手数料は甲の負担とする。</w:t>
      </w:r>
    </w:p>
    <w:p w14:paraId="63A96E54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75FA8752" w14:textId="3F20E564" w:rsidR="00E33478" w:rsidRPr="004201FC" w:rsidRDefault="00A14C96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５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 xml:space="preserve">　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甲</w:t>
      </w:r>
      <w:ins w:id="59" w:author="PonosLegal" w:date="2025-06-18T10:08:00Z" w16du:dateUtc="2025-06-18T01:08:00Z">
        <w:r w:rsidR="00541D81">
          <w:rPr>
            <w:rFonts w:ascii="ＭＳ 明朝" w:eastAsia="ＭＳ 明朝" w:hAnsi="ＭＳ 明朝" w:hint="eastAsia"/>
            <w:sz w:val="24"/>
            <w:szCs w:val="24"/>
          </w:rPr>
          <w:t>および乙</w:t>
        </w:r>
      </w:ins>
      <w:r w:rsidR="00E33478" w:rsidRPr="004201FC">
        <w:rPr>
          <w:rFonts w:ascii="ＭＳ 明朝" w:eastAsia="ＭＳ 明朝" w:hAnsi="ＭＳ 明朝" w:hint="eastAsia"/>
          <w:sz w:val="24"/>
          <w:szCs w:val="24"/>
        </w:rPr>
        <w:t>は、今後</w:t>
      </w:r>
      <w:ins w:id="60" w:author="PonosLegal" w:date="2025-06-18T10:08:00Z" w16du:dateUtc="2025-06-18T01:08:00Z">
        <w:r w:rsidR="00541D81">
          <w:rPr>
            <w:rFonts w:ascii="ＭＳ 明朝" w:eastAsia="ＭＳ 明朝" w:hAnsi="ＭＳ 明朝" w:hint="eastAsia"/>
            <w:sz w:val="24"/>
            <w:szCs w:val="24"/>
          </w:rPr>
          <w:t>相手</w:t>
        </w:r>
      </w:ins>
      <w:del w:id="61" w:author="PonosLegal" w:date="2025-06-18T10:08:00Z" w16du:dateUtc="2025-06-18T01:08:00Z">
        <w:r w:rsidR="00E33478" w:rsidRPr="004201FC" w:rsidDel="00541D81">
          <w:rPr>
            <w:rFonts w:ascii="ＭＳ 明朝" w:eastAsia="ＭＳ 明朝" w:hAnsi="ＭＳ 明朝" w:hint="eastAsia"/>
            <w:sz w:val="24"/>
            <w:szCs w:val="24"/>
          </w:rPr>
          <w:delText>乙</w:delText>
        </w:r>
      </w:del>
      <w:r w:rsidR="00E33478" w:rsidRPr="004201FC">
        <w:rPr>
          <w:rFonts w:ascii="ＭＳ 明朝" w:eastAsia="ＭＳ 明朝" w:hAnsi="ＭＳ 明朝" w:hint="eastAsia"/>
          <w:sz w:val="24"/>
          <w:szCs w:val="24"/>
        </w:rPr>
        <w:t>にとって不利益となる情報を開示せず、第三者から乙の退職理由を問われた場合には、会社都合により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円満に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退社したこと事実のみを告げるものとする。</w:t>
      </w:r>
    </w:p>
    <w:p w14:paraId="272649D4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02EB195E" w14:textId="0138F8F9" w:rsidR="00E33478" w:rsidRPr="004201FC" w:rsidRDefault="00A14C96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６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 xml:space="preserve">　甲乙は</w:t>
      </w:r>
      <w:r w:rsidR="00C60FE7">
        <w:rPr>
          <w:rFonts w:ascii="ＭＳ 明朝" w:eastAsia="ＭＳ 明朝" w:hAnsi="ＭＳ 明朝" w:hint="eastAsia"/>
          <w:sz w:val="24"/>
          <w:szCs w:val="24"/>
        </w:rPr>
        <w:t>、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互いに誹謗中傷する言動を行わないことを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約束する。</w:t>
      </w:r>
    </w:p>
    <w:p w14:paraId="1038EC57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72CF7A21" w14:textId="01B42022" w:rsidR="00E33478" w:rsidRPr="004201FC" w:rsidRDefault="00A14C96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７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 xml:space="preserve">　甲乙は、本合意書に定めるほか、甲</w:t>
      </w:r>
      <w:r w:rsidR="00E33478" w:rsidRPr="004201FC">
        <w:rPr>
          <w:rFonts w:ascii="ＭＳ 明朝" w:eastAsia="ＭＳ 明朝" w:hAnsi="ＭＳ 明朝"/>
          <w:sz w:val="24"/>
          <w:szCs w:val="24"/>
        </w:rPr>
        <w:t>乙間において、何らの債権債務が存在しないことを相互に確認する。</w:t>
      </w:r>
    </w:p>
    <w:p w14:paraId="1C8D417F" w14:textId="77777777" w:rsidR="00E33478" w:rsidRPr="004201FC" w:rsidRDefault="00E33478" w:rsidP="004201FC">
      <w:pPr>
        <w:ind w:firstLineChars="100" w:firstLine="240"/>
        <w:jc w:val="right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（以下余白）</w:t>
      </w:r>
    </w:p>
    <w:p w14:paraId="72166233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5FC24027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 xml:space="preserve">　以上の合意を証するため、本合意書２通を作成し、甲乙がそれぞれ署（記）名押印の上、各自１通を所持する。</w:t>
      </w:r>
    </w:p>
    <w:p w14:paraId="3A23FB4C" w14:textId="77777777" w:rsidR="004201FC" w:rsidRDefault="004201FC">
      <w:pPr>
        <w:widowControl/>
        <w:jc w:val="left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/>
          <w:sz w:val="24"/>
          <w:szCs w:val="24"/>
        </w:rPr>
        <w:br w:type="page"/>
      </w:r>
    </w:p>
    <w:p w14:paraId="116C785D" w14:textId="77777777" w:rsidR="00E33478" w:rsidRPr="004201FC" w:rsidRDefault="00584DE9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  <w:r w:rsidRPr="004201FC">
        <w:rPr>
          <w:rFonts w:ascii="ＭＳ 明朝" w:eastAsia="ＭＳ 明朝" w:hAnsi="ＭＳ 明朝" w:hint="eastAsia"/>
          <w:sz w:val="24"/>
          <w:szCs w:val="24"/>
          <w:lang w:eastAsia="zh-CN"/>
        </w:rPr>
        <w:lastRenderedPageBreak/>
        <w:t>２０２５年</w:t>
      </w:r>
      <w:r w:rsidR="00E33478" w:rsidRPr="004201FC">
        <w:rPr>
          <w:rFonts w:ascii="ＭＳ 明朝" w:eastAsia="ＭＳ 明朝" w:hAnsi="ＭＳ 明朝" w:hint="eastAsia"/>
          <w:sz w:val="24"/>
          <w:szCs w:val="24"/>
          <w:lang w:eastAsia="zh-CN"/>
        </w:rPr>
        <w:t xml:space="preserve">　　月　　日</w:t>
      </w:r>
    </w:p>
    <w:p w14:paraId="095254E4" w14:textId="77777777" w:rsidR="00584DE9" w:rsidRPr="004201FC" w:rsidRDefault="00584DE9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</w:p>
    <w:p w14:paraId="368F5EC8" w14:textId="77777777" w:rsidR="00E33478" w:rsidRDefault="004201FC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  <w:r w:rsidRPr="004201FC">
        <w:rPr>
          <w:rFonts w:ascii="ＭＳ 明朝" w:eastAsia="ＭＳ 明朝" w:hAnsi="ＭＳ 明朝" w:hint="eastAsia"/>
          <w:sz w:val="24"/>
          <w:szCs w:val="24"/>
          <w:lang w:eastAsia="zh-CN"/>
        </w:rPr>
        <w:t>【甲】</w:t>
      </w:r>
    </w:p>
    <w:p w14:paraId="35340216" w14:textId="77777777" w:rsidR="00A408D0" w:rsidRPr="004201FC" w:rsidRDefault="00A408D0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</w:p>
    <w:p w14:paraId="2740E142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  <w:r w:rsidRPr="004201FC">
        <w:rPr>
          <w:rFonts w:ascii="ＭＳ 明朝" w:eastAsia="ＭＳ 明朝" w:hAnsi="ＭＳ 明朝" w:hint="eastAsia"/>
          <w:sz w:val="24"/>
          <w:szCs w:val="24"/>
          <w:lang w:eastAsia="zh-CN"/>
        </w:rPr>
        <w:t>京都市下京区四条通柳馬場東入立売東町１２番地１</w:t>
      </w:r>
    </w:p>
    <w:p w14:paraId="7F0E5D97" w14:textId="77777777" w:rsidR="00A408D0" w:rsidRDefault="00A408D0" w:rsidP="00E33478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ポノス株式会社</w:t>
      </w:r>
    </w:p>
    <w:p w14:paraId="65296808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 xml:space="preserve">代表取締役　</w:t>
      </w:r>
      <w:r w:rsidR="004201FC" w:rsidRPr="004201FC">
        <w:rPr>
          <w:rFonts w:ascii="ＭＳ 明朝" w:eastAsia="ＭＳ 明朝" w:hAnsi="ＭＳ 明朝" w:hint="eastAsia"/>
          <w:sz w:val="24"/>
          <w:szCs w:val="24"/>
        </w:rPr>
        <w:t>辻子依旦</w:t>
      </w:r>
    </w:p>
    <w:p w14:paraId="0088F69E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2169BA9B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</w:p>
    <w:p w14:paraId="7028906B" w14:textId="77777777" w:rsidR="00A408D0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【乙】</w:t>
      </w:r>
      <w:r w:rsidR="00A408D0">
        <w:rPr>
          <w:rFonts w:ascii="ＭＳ 明朝" w:eastAsia="ＭＳ 明朝" w:hAnsi="ＭＳ 明朝" w:hint="eastAsia"/>
          <w:sz w:val="24"/>
          <w:szCs w:val="24"/>
        </w:rPr>
        <w:t xml:space="preserve">　</w:t>
      </w:r>
    </w:p>
    <w:p w14:paraId="5F39427B" w14:textId="77777777" w:rsidR="004201FC" w:rsidRPr="004201FC" w:rsidRDefault="00A408D0" w:rsidP="00E33478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宮脇秀則</w:t>
      </w:r>
    </w:p>
    <w:p w14:paraId="32B8569B" w14:textId="77777777" w:rsidR="00A408D0" w:rsidRDefault="00A408D0" w:rsidP="00E33478">
      <w:pPr>
        <w:rPr>
          <w:rFonts w:ascii="ＭＳ 明朝" w:eastAsia="ＭＳ 明朝" w:hAnsi="ＭＳ 明朝"/>
          <w:sz w:val="24"/>
          <w:szCs w:val="24"/>
        </w:rPr>
      </w:pPr>
    </w:p>
    <w:p w14:paraId="64DF3DB1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東京都千代田区永田町２－１４－２　山王グランドビル３階</w:t>
      </w:r>
    </w:p>
    <w:p w14:paraId="634E90C8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東京法律事務所</w:t>
      </w:r>
    </w:p>
    <w:p w14:paraId="58152E8F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宮脇秀則代理人</w:t>
      </w:r>
    </w:p>
    <w:p w14:paraId="3FA7FEFD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弁護士　坂本雅弥</w:t>
      </w:r>
    </w:p>
    <w:p w14:paraId="073590BB" w14:textId="77837ACC" w:rsidR="00DC7960" w:rsidRPr="004201FC" w:rsidRDefault="00DC7960" w:rsidP="00E33478">
      <w:pPr>
        <w:rPr>
          <w:rFonts w:ascii="ＭＳ 明朝" w:eastAsia="ＭＳ 明朝" w:hAnsi="ＭＳ 明朝"/>
          <w:sz w:val="24"/>
          <w:szCs w:val="24"/>
        </w:rPr>
      </w:pPr>
    </w:p>
    <w:sectPr w:rsidR="00DC7960" w:rsidRPr="004201FC">
      <w:footerReference w:type="default" r:id="rId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34865" w14:textId="77777777" w:rsidR="002F5381" w:rsidRDefault="002F5381" w:rsidP="0058440E">
      <w:r>
        <w:separator/>
      </w:r>
    </w:p>
  </w:endnote>
  <w:endnote w:type="continuationSeparator" w:id="0">
    <w:p w14:paraId="0124E177" w14:textId="77777777" w:rsidR="002F5381" w:rsidRDefault="002F5381" w:rsidP="00584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4790068"/>
      <w:docPartObj>
        <w:docPartGallery w:val="Page Numbers (Bottom of Page)"/>
        <w:docPartUnique/>
      </w:docPartObj>
    </w:sdtPr>
    <w:sdtContent>
      <w:p w14:paraId="084A0A3E" w14:textId="77777777" w:rsidR="0058440E" w:rsidRDefault="0058440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1B778E9E" w14:textId="77777777" w:rsidR="0058440E" w:rsidRDefault="0058440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AFBE6" w14:textId="77777777" w:rsidR="002F5381" w:rsidRDefault="002F5381" w:rsidP="0058440E">
      <w:r>
        <w:separator/>
      </w:r>
    </w:p>
  </w:footnote>
  <w:footnote w:type="continuationSeparator" w:id="0">
    <w:p w14:paraId="21059CC6" w14:textId="77777777" w:rsidR="002F5381" w:rsidRDefault="002F5381" w:rsidP="0058440E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onosLegal">
    <w15:presenceInfo w15:providerId="None" w15:userId="PonosLeg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trackRevisions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78"/>
    <w:rsid w:val="000537B2"/>
    <w:rsid w:val="00064F91"/>
    <w:rsid w:val="000818EA"/>
    <w:rsid w:val="00084383"/>
    <w:rsid w:val="000944BE"/>
    <w:rsid w:val="000B1062"/>
    <w:rsid w:val="000B6D74"/>
    <w:rsid w:val="000B743B"/>
    <w:rsid w:val="000C11BC"/>
    <w:rsid w:val="000C52C6"/>
    <w:rsid w:val="000C6D4F"/>
    <w:rsid w:val="000E72BE"/>
    <w:rsid w:val="00103BC4"/>
    <w:rsid w:val="00104894"/>
    <w:rsid w:val="00111867"/>
    <w:rsid w:val="001120DA"/>
    <w:rsid w:val="001123A0"/>
    <w:rsid w:val="00114A0F"/>
    <w:rsid w:val="00123FAB"/>
    <w:rsid w:val="0012633E"/>
    <w:rsid w:val="00133362"/>
    <w:rsid w:val="00161526"/>
    <w:rsid w:val="00166172"/>
    <w:rsid w:val="001669AF"/>
    <w:rsid w:val="00177BD1"/>
    <w:rsid w:val="001966A2"/>
    <w:rsid w:val="001C2692"/>
    <w:rsid w:val="001C3FDA"/>
    <w:rsid w:val="001D0F9E"/>
    <w:rsid w:val="001D1C21"/>
    <w:rsid w:val="001F561C"/>
    <w:rsid w:val="00204B0F"/>
    <w:rsid w:val="00206373"/>
    <w:rsid w:val="002247DB"/>
    <w:rsid w:val="00267CB3"/>
    <w:rsid w:val="002833E9"/>
    <w:rsid w:val="00285FA6"/>
    <w:rsid w:val="002A702B"/>
    <w:rsid w:val="002C3363"/>
    <w:rsid w:val="002C4958"/>
    <w:rsid w:val="002D602B"/>
    <w:rsid w:val="002E7D19"/>
    <w:rsid w:val="002F3D75"/>
    <w:rsid w:val="002F5381"/>
    <w:rsid w:val="00323DD7"/>
    <w:rsid w:val="0033115B"/>
    <w:rsid w:val="00333A27"/>
    <w:rsid w:val="0034048F"/>
    <w:rsid w:val="003519E7"/>
    <w:rsid w:val="00352F7A"/>
    <w:rsid w:val="00363F8C"/>
    <w:rsid w:val="00374F88"/>
    <w:rsid w:val="00387025"/>
    <w:rsid w:val="00395054"/>
    <w:rsid w:val="003C75EB"/>
    <w:rsid w:val="003F1FF2"/>
    <w:rsid w:val="003F236B"/>
    <w:rsid w:val="003F2B06"/>
    <w:rsid w:val="00407C5F"/>
    <w:rsid w:val="00411A01"/>
    <w:rsid w:val="004201FC"/>
    <w:rsid w:val="00426534"/>
    <w:rsid w:val="00442AD8"/>
    <w:rsid w:val="00464F63"/>
    <w:rsid w:val="004652B2"/>
    <w:rsid w:val="0048603D"/>
    <w:rsid w:val="004862A8"/>
    <w:rsid w:val="00491FB3"/>
    <w:rsid w:val="00494B98"/>
    <w:rsid w:val="004A65F5"/>
    <w:rsid w:val="004F1FAE"/>
    <w:rsid w:val="004F225F"/>
    <w:rsid w:val="00515B5E"/>
    <w:rsid w:val="005252E9"/>
    <w:rsid w:val="00541D81"/>
    <w:rsid w:val="00542B63"/>
    <w:rsid w:val="00545CD6"/>
    <w:rsid w:val="00560EFD"/>
    <w:rsid w:val="005643DE"/>
    <w:rsid w:val="00564F7D"/>
    <w:rsid w:val="00567482"/>
    <w:rsid w:val="0058440E"/>
    <w:rsid w:val="00584DE9"/>
    <w:rsid w:val="005909A8"/>
    <w:rsid w:val="005936FC"/>
    <w:rsid w:val="005C3027"/>
    <w:rsid w:val="005D47FD"/>
    <w:rsid w:val="006079E6"/>
    <w:rsid w:val="006102DD"/>
    <w:rsid w:val="0061134B"/>
    <w:rsid w:val="00632D86"/>
    <w:rsid w:val="0064314E"/>
    <w:rsid w:val="0064751D"/>
    <w:rsid w:val="00670DA2"/>
    <w:rsid w:val="006D423E"/>
    <w:rsid w:val="006E3661"/>
    <w:rsid w:val="006F1C2C"/>
    <w:rsid w:val="006F4151"/>
    <w:rsid w:val="00707696"/>
    <w:rsid w:val="007164E5"/>
    <w:rsid w:val="007167BC"/>
    <w:rsid w:val="00720689"/>
    <w:rsid w:val="007206C0"/>
    <w:rsid w:val="00723287"/>
    <w:rsid w:val="00726DE0"/>
    <w:rsid w:val="007360B8"/>
    <w:rsid w:val="00736DC4"/>
    <w:rsid w:val="00751545"/>
    <w:rsid w:val="00757BB4"/>
    <w:rsid w:val="007624AE"/>
    <w:rsid w:val="00774F08"/>
    <w:rsid w:val="007925A3"/>
    <w:rsid w:val="0079750D"/>
    <w:rsid w:val="007B58CD"/>
    <w:rsid w:val="007E2156"/>
    <w:rsid w:val="007E3F9D"/>
    <w:rsid w:val="007F7E69"/>
    <w:rsid w:val="0080107A"/>
    <w:rsid w:val="00810127"/>
    <w:rsid w:val="00821D3D"/>
    <w:rsid w:val="008321A3"/>
    <w:rsid w:val="00845EBF"/>
    <w:rsid w:val="00875C57"/>
    <w:rsid w:val="008A1BD3"/>
    <w:rsid w:val="008A4CD6"/>
    <w:rsid w:val="008C37C4"/>
    <w:rsid w:val="008C3A98"/>
    <w:rsid w:val="008D05E0"/>
    <w:rsid w:val="008E5CB9"/>
    <w:rsid w:val="008F1605"/>
    <w:rsid w:val="008F29E8"/>
    <w:rsid w:val="00902401"/>
    <w:rsid w:val="009172BF"/>
    <w:rsid w:val="00927D69"/>
    <w:rsid w:val="009411A5"/>
    <w:rsid w:val="009522F8"/>
    <w:rsid w:val="0096013D"/>
    <w:rsid w:val="009704BF"/>
    <w:rsid w:val="00974162"/>
    <w:rsid w:val="00980A22"/>
    <w:rsid w:val="00987386"/>
    <w:rsid w:val="0099668D"/>
    <w:rsid w:val="009A1D18"/>
    <w:rsid w:val="009B0FAA"/>
    <w:rsid w:val="009C2B6B"/>
    <w:rsid w:val="009C765E"/>
    <w:rsid w:val="009F2A23"/>
    <w:rsid w:val="00A01606"/>
    <w:rsid w:val="00A13A54"/>
    <w:rsid w:val="00A14C96"/>
    <w:rsid w:val="00A20AE6"/>
    <w:rsid w:val="00A21F85"/>
    <w:rsid w:val="00A33BB7"/>
    <w:rsid w:val="00A408D0"/>
    <w:rsid w:val="00A40C22"/>
    <w:rsid w:val="00A54813"/>
    <w:rsid w:val="00A63550"/>
    <w:rsid w:val="00A73413"/>
    <w:rsid w:val="00A846B1"/>
    <w:rsid w:val="00A96CC1"/>
    <w:rsid w:val="00AC0D7B"/>
    <w:rsid w:val="00AC5E79"/>
    <w:rsid w:val="00AE1CBF"/>
    <w:rsid w:val="00AE4066"/>
    <w:rsid w:val="00AF3128"/>
    <w:rsid w:val="00B1304A"/>
    <w:rsid w:val="00B14510"/>
    <w:rsid w:val="00B35088"/>
    <w:rsid w:val="00B50FB4"/>
    <w:rsid w:val="00B53EE2"/>
    <w:rsid w:val="00B74E7E"/>
    <w:rsid w:val="00B93299"/>
    <w:rsid w:val="00B95D46"/>
    <w:rsid w:val="00BA2DDD"/>
    <w:rsid w:val="00BC55C0"/>
    <w:rsid w:val="00BC5B89"/>
    <w:rsid w:val="00BC5D32"/>
    <w:rsid w:val="00C22B43"/>
    <w:rsid w:val="00C30CB4"/>
    <w:rsid w:val="00C30E4E"/>
    <w:rsid w:val="00C36D22"/>
    <w:rsid w:val="00C37557"/>
    <w:rsid w:val="00C41CD2"/>
    <w:rsid w:val="00C52940"/>
    <w:rsid w:val="00C54EB1"/>
    <w:rsid w:val="00C60FE7"/>
    <w:rsid w:val="00C80991"/>
    <w:rsid w:val="00CA4B37"/>
    <w:rsid w:val="00CA56C1"/>
    <w:rsid w:val="00CF5E58"/>
    <w:rsid w:val="00D05F38"/>
    <w:rsid w:val="00D17BF6"/>
    <w:rsid w:val="00D25089"/>
    <w:rsid w:val="00D32A8B"/>
    <w:rsid w:val="00D32F1F"/>
    <w:rsid w:val="00D4228C"/>
    <w:rsid w:val="00D45707"/>
    <w:rsid w:val="00D50874"/>
    <w:rsid w:val="00D73C0E"/>
    <w:rsid w:val="00D86D9D"/>
    <w:rsid w:val="00DA032C"/>
    <w:rsid w:val="00DA053E"/>
    <w:rsid w:val="00DB74AC"/>
    <w:rsid w:val="00DC7960"/>
    <w:rsid w:val="00DD0874"/>
    <w:rsid w:val="00DE718B"/>
    <w:rsid w:val="00DF4885"/>
    <w:rsid w:val="00DF76B7"/>
    <w:rsid w:val="00E3206E"/>
    <w:rsid w:val="00E33478"/>
    <w:rsid w:val="00E40456"/>
    <w:rsid w:val="00E42A55"/>
    <w:rsid w:val="00E4697D"/>
    <w:rsid w:val="00E56F8D"/>
    <w:rsid w:val="00E578DC"/>
    <w:rsid w:val="00E60030"/>
    <w:rsid w:val="00E63758"/>
    <w:rsid w:val="00E82C94"/>
    <w:rsid w:val="00EA0D48"/>
    <w:rsid w:val="00EA5E15"/>
    <w:rsid w:val="00EA776B"/>
    <w:rsid w:val="00EB6B0A"/>
    <w:rsid w:val="00ED4830"/>
    <w:rsid w:val="00EE3AB7"/>
    <w:rsid w:val="00EF26DA"/>
    <w:rsid w:val="00EF7CEE"/>
    <w:rsid w:val="00F03B2D"/>
    <w:rsid w:val="00F07B2A"/>
    <w:rsid w:val="00F137D9"/>
    <w:rsid w:val="00F24322"/>
    <w:rsid w:val="00F31E78"/>
    <w:rsid w:val="00F34489"/>
    <w:rsid w:val="00F5144D"/>
    <w:rsid w:val="00F80EE9"/>
    <w:rsid w:val="00F825AB"/>
    <w:rsid w:val="00F84B39"/>
    <w:rsid w:val="00FA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C9AC118"/>
  <w15:chartTrackingRefBased/>
  <w15:docId w15:val="{C13ABB86-3608-4C13-B58B-9270A8FA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34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4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4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4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4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4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4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4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334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334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3347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334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33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4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334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4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334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47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3347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33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3347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3347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440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440E"/>
  </w:style>
  <w:style w:type="paragraph" w:styleId="ac">
    <w:name w:val="footer"/>
    <w:basedOn w:val="a"/>
    <w:link w:val="ad"/>
    <w:uiPriority w:val="99"/>
    <w:unhideWhenUsed/>
    <w:rsid w:val="0058440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440E"/>
  </w:style>
  <w:style w:type="paragraph" w:styleId="ae">
    <w:name w:val="Revision"/>
    <w:hidden/>
    <w:uiPriority w:val="99"/>
    <w:semiHidden/>
    <w:rsid w:val="00C60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masaya sakamoto</dc:creator>
  <cp:keywords/>
  <dc:description/>
  <cp:lastModifiedBy>PonosLegal</cp:lastModifiedBy>
  <cp:revision>4</cp:revision>
  <cp:lastPrinted>2025-06-11T00:41:00Z</cp:lastPrinted>
  <dcterms:created xsi:type="dcterms:W3CDTF">2025-06-18T02:49:00Z</dcterms:created>
  <dcterms:modified xsi:type="dcterms:W3CDTF">2025-06-18T03:07:00Z</dcterms:modified>
</cp:coreProperties>
</file>