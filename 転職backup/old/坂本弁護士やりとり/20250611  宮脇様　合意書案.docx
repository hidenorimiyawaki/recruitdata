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17EE" w14:textId="77777777" w:rsidR="00584DE9" w:rsidRPr="004201FC" w:rsidRDefault="00584DE9" w:rsidP="004201FC">
      <w:pPr>
        <w:jc w:val="center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合意書</w:t>
      </w:r>
    </w:p>
    <w:p w14:paraId="51F5D209" w14:textId="77777777" w:rsidR="00584DE9" w:rsidRPr="004201FC" w:rsidRDefault="00584DE9" w:rsidP="00E33478">
      <w:pPr>
        <w:rPr>
          <w:rFonts w:ascii="ＭＳ 明朝" w:eastAsia="ＭＳ 明朝" w:hAnsi="ＭＳ 明朝"/>
          <w:sz w:val="24"/>
          <w:szCs w:val="24"/>
        </w:rPr>
      </w:pPr>
    </w:p>
    <w:p w14:paraId="5E879589" w14:textId="77777777" w:rsidR="00E33478" w:rsidRPr="004201FC" w:rsidRDefault="004201FC" w:rsidP="004201FC">
      <w:pPr>
        <w:ind w:firstLineChars="100" w:firstLine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ポノス株式会社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（以下「甲」という。）と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宮脇秀則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（以下「乙」という。）は、以下のとおり、合意した。</w:t>
      </w:r>
    </w:p>
    <w:p w14:paraId="128082B0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67224C36" w14:textId="1F3759EB" w:rsidR="00E33478" w:rsidRDefault="00E33478" w:rsidP="00A14C96">
      <w:pPr>
        <w:ind w:left="720" w:hangingChars="300" w:hanging="720"/>
        <w:rPr>
          <w:ins w:id="0" w:author="masaya sakamoto" w:date="2025-06-11T10:10:00Z" w16du:dateUtc="2025-06-11T01:10:00Z"/>
          <w:rFonts w:ascii="ＭＳ 明朝" w:eastAsia="ＭＳ 明朝" w:hAnsi="ＭＳ 明朝"/>
          <w:sz w:val="24"/>
          <w:szCs w:val="24"/>
        </w:rPr>
        <w:pPrChange w:id="1" w:author="masaya sakamoto" w:date="2025-06-11T10:12:00Z" w16du:dateUtc="2025-06-11T01:12:00Z">
          <w:pPr>
            <w:ind w:left="240" w:hangingChars="100" w:hanging="240"/>
          </w:pPr>
        </w:pPrChange>
      </w:pPr>
      <w:r w:rsidRPr="004201FC">
        <w:rPr>
          <w:rFonts w:ascii="ＭＳ 明朝" w:eastAsia="ＭＳ 明朝" w:hAnsi="ＭＳ 明朝" w:hint="eastAsia"/>
          <w:sz w:val="24"/>
          <w:szCs w:val="24"/>
        </w:rPr>
        <w:t>１</w:t>
      </w:r>
      <w:ins w:id="2" w:author="masaya sakamoto" w:date="2025-06-11T10:12:00Z" w16du:dateUtc="2025-06-11T01:12:00Z">
        <w:r w:rsidR="00A14C96">
          <w:rPr>
            <w:rFonts w:ascii="ＭＳ 明朝" w:eastAsia="ＭＳ 明朝" w:hAnsi="ＭＳ 明朝" w:hint="eastAsia"/>
            <w:sz w:val="24"/>
            <w:szCs w:val="24"/>
          </w:rPr>
          <w:t>（１）</w:t>
        </w:r>
      </w:ins>
      <w:del w:id="3" w:author="masaya sakamoto" w:date="2025-06-11T10:12:00Z" w16du:dateUtc="2025-06-11T01:12:00Z">
        <w:r w:rsidRPr="004201FC" w:rsidDel="00A14C96">
          <w:rPr>
            <w:rFonts w:ascii="ＭＳ 明朝" w:eastAsia="ＭＳ 明朝" w:hAnsi="ＭＳ 明朝" w:hint="eastAsia"/>
            <w:sz w:val="24"/>
            <w:szCs w:val="24"/>
          </w:rPr>
          <w:delText xml:space="preserve">　</w:delText>
        </w:r>
      </w:del>
      <w:r w:rsidRPr="004201FC">
        <w:rPr>
          <w:rFonts w:ascii="ＭＳ 明朝" w:eastAsia="ＭＳ 明朝" w:hAnsi="ＭＳ 明朝" w:hint="eastAsia"/>
          <w:sz w:val="24"/>
          <w:szCs w:val="24"/>
        </w:rPr>
        <w:t>甲</w:t>
      </w:r>
      <w:r w:rsidR="004201FC">
        <w:rPr>
          <w:rFonts w:ascii="ＭＳ 明朝" w:eastAsia="ＭＳ 明朝" w:hAnsi="ＭＳ 明朝" w:hint="eastAsia"/>
          <w:sz w:val="24"/>
          <w:szCs w:val="24"/>
        </w:rPr>
        <w:t>と</w:t>
      </w:r>
      <w:r w:rsidRPr="004201FC">
        <w:rPr>
          <w:rFonts w:ascii="ＭＳ 明朝" w:eastAsia="ＭＳ 明朝" w:hAnsi="ＭＳ 明朝" w:hint="eastAsia"/>
          <w:sz w:val="24"/>
          <w:szCs w:val="24"/>
        </w:rPr>
        <w:t>乙は、甲乙間の雇用契約が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２０２５年６月３０日</w:t>
      </w:r>
      <w:r w:rsidRPr="004201FC">
        <w:rPr>
          <w:rFonts w:ascii="ＭＳ 明朝" w:eastAsia="ＭＳ 明朝" w:hAnsi="ＭＳ 明朝" w:hint="eastAsia"/>
          <w:sz w:val="24"/>
          <w:szCs w:val="24"/>
        </w:rPr>
        <w:t>付けで会社都合により終了し、乙が甲を円満退社することを相互に確認する。</w:t>
      </w:r>
    </w:p>
    <w:p w14:paraId="21A49E98" w14:textId="1D2EE7B1" w:rsidR="00A14C96" w:rsidRPr="004201FC" w:rsidRDefault="00A14C96" w:rsidP="00A14C96">
      <w:pPr>
        <w:ind w:left="720" w:hangingChars="300" w:hanging="720"/>
        <w:rPr>
          <w:rFonts w:ascii="ＭＳ 明朝" w:eastAsia="ＭＳ 明朝" w:hAnsi="ＭＳ 明朝" w:hint="eastAsia"/>
          <w:sz w:val="24"/>
          <w:szCs w:val="24"/>
        </w:rPr>
        <w:pPrChange w:id="4" w:author="masaya sakamoto" w:date="2025-06-11T10:12:00Z" w16du:dateUtc="2025-06-11T01:12:00Z">
          <w:pPr>
            <w:ind w:left="240" w:hangingChars="100" w:hanging="240"/>
          </w:pPr>
        </w:pPrChange>
      </w:pPr>
      <w:ins w:id="5" w:author="masaya sakamoto" w:date="2025-06-11T10:10:00Z" w16du:dateUtc="2025-06-11T01:10:00Z">
        <w:r>
          <w:rPr>
            <w:rFonts w:ascii="ＭＳ 明朝" w:eastAsia="ＭＳ 明朝" w:hAnsi="ＭＳ 明朝" w:hint="eastAsia"/>
            <w:sz w:val="24"/>
            <w:szCs w:val="24"/>
          </w:rPr>
          <w:t xml:space="preserve">　</w:t>
        </w:r>
      </w:ins>
      <w:ins w:id="6" w:author="masaya sakamoto" w:date="2025-06-11T10:12:00Z" w16du:dateUtc="2025-06-11T01:12:00Z">
        <w:r>
          <w:rPr>
            <w:rFonts w:ascii="ＭＳ 明朝" w:eastAsia="ＭＳ 明朝" w:hAnsi="ＭＳ 明朝" w:hint="eastAsia"/>
            <w:sz w:val="24"/>
            <w:szCs w:val="24"/>
          </w:rPr>
          <w:t>（２）</w:t>
        </w:r>
      </w:ins>
      <w:ins w:id="7" w:author="masaya sakamoto" w:date="2025-06-11T10:10:00Z" w16du:dateUtc="2025-06-11T01:10:00Z">
        <w:r>
          <w:rPr>
            <w:rFonts w:ascii="ＭＳ 明朝" w:eastAsia="ＭＳ 明朝" w:hAnsi="ＭＳ 明朝" w:hint="eastAsia"/>
            <w:sz w:val="24"/>
            <w:szCs w:val="24"/>
          </w:rPr>
          <w:t>甲は、</w:t>
        </w:r>
      </w:ins>
      <w:ins w:id="8" w:author="masaya sakamoto" w:date="2025-06-11T10:11:00Z" w16du:dateUtc="2025-06-11T01:11:00Z">
        <w:r>
          <w:rPr>
            <w:rFonts w:ascii="ＭＳ 明朝" w:eastAsia="ＭＳ 明朝" w:hAnsi="ＭＳ 明朝" w:hint="eastAsia"/>
            <w:sz w:val="24"/>
            <w:szCs w:val="24"/>
          </w:rPr>
          <w:t>乙の転職先等第三者から、甲の退職理由に関する質問を受けた時は、会社都合により円満退社したこと</w:t>
        </w:r>
      </w:ins>
      <w:ins w:id="9" w:author="masaya sakamoto" w:date="2025-06-11T10:12:00Z" w16du:dateUtc="2025-06-11T01:12:00Z">
        <w:r>
          <w:rPr>
            <w:rFonts w:ascii="ＭＳ 明朝" w:eastAsia="ＭＳ 明朝" w:hAnsi="ＭＳ 明朝" w:hint="eastAsia"/>
            <w:sz w:val="24"/>
            <w:szCs w:val="24"/>
          </w:rPr>
          <w:t>のみを伝える。</w:t>
        </w:r>
      </w:ins>
    </w:p>
    <w:p w14:paraId="29D2AF40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3ECA8FE2" w14:textId="0AEA4813" w:rsidR="00C60FE7" w:rsidRDefault="00E33478" w:rsidP="004201FC">
      <w:pPr>
        <w:ind w:left="240" w:hangingChars="100" w:hanging="240"/>
        <w:rPr>
          <w:ins w:id="10" w:author="masaya sakamoto" w:date="2025-06-11T09:05:00Z" w16du:dateUtc="2025-06-11T00:05:00Z"/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 xml:space="preserve">２　</w:t>
      </w:r>
      <w:ins w:id="11" w:author="masaya sakamoto" w:date="2025-06-11T09:02:00Z" w16du:dateUtc="2025-06-11T00:02:00Z">
        <w:r w:rsidR="00C60FE7">
          <w:rPr>
            <w:rFonts w:ascii="ＭＳ 明朝" w:eastAsia="ＭＳ 明朝" w:hAnsi="ＭＳ 明朝" w:hint="eastAsia"/>
            <w:sz w:val="24"/>
            <w:szCs w:val="24"/>
          </w:rPr>
          <w:t>甲</w:t>
        </w:r>
      </w:ins>
      <w:ins w:id="12" w:author="masaya sakamoto" w:date="2025-06-11T09:34:00Z" w16du:dateUtc="2025-06-11T00:34:00Z">
        <w:r w:rsidR="00AC5E79">
          <w:rPr>
            <w:rFonts w:ascii="ＭＳ 明朝" w:eastAsia="ＭＳ 明朝" w:hAnsi="ＭＳ 明朝" w:hint="eastAsia"/>
            <w:sz w:val="24"/>
            <w:szCs w:val="24"/>
          </w:rPr>
          <w:t>及び乙</w:t>
        </w:r>
      </w:ins>
      <w:ins w:id="13" w:author="masaya sakamoto" w:date="2025-06-11T09:02:00Z" w16du:dateUtc="2025-06-11T00:02:00Z">
        <w:r w:rsidR="00C60FE7">
          <w:rPr>
            <w:rFonts w:ascii="ＭＳ 明朝" w:eastAsia="ＭＳ 明朝" w:hAnsi="ＭＳ 明朝" w:hint="eastAsia"/>
            <w:sz w:val="24"/>
            <w:szCs w:val="24"/>
          </w:rPr>
          <w:t>は</w:t>
        </w:r>
      </w:ins>
      <w:ins w:id="14" w:author="masaya sakamoto" w:date="2025-06-11T09:33:00Z" w16du:dateUtc="2025-06-11T00:33:00Z">
        <w:r w:rsidR="00AC5E79">
          <w:rPr>
            <w:rFonts w:ascii="ＭＳ 明朝" w:eastAsia="ＭＳ 明朝" w:hAnsi="ＭＳ 明朝" w:hint="eastAsia"/>
            <w:sz w:val="24"/>
            <w:szCs w:val="24"/>
          </w:rPr>
          <w:t>、</w:t>
        </w:r>
      </w:ins>
      <w:ins w:id="15" w:author="masaya sakamoto" w:date="2025-06-11T10:06:00Z" w16du:dateUtc="2025-06-11T01:06:00Z">
        <w:r w:rsidR="00A14C96">
          <w:rPr>
            <w:rFonts w:ascii="ＭＳ 明朝" w:eastAsia="ＭＳ 明朝" w:hAnsi="ＭＳ 明朝" w:hint="eastAsia"/>
            <w:sz w:val="24"/>
            <w:szCs w:val="24"/>
          </w:rPr>
          <w:t>乙の退職に至る経緯</w:t>
        </w:r>
      </w:ins>
      <w:ins w:id="16" w:author="masaya sakamoto" w:date="2025-06-11T09:39:00Z" w16du:dateUtc="2025-06-11T00:39:00Z">
        <w:r w:rsidR="00AC5E79">
          <w:rPr>
            <w:rFonts w:ascii="ＭＳ 明朝" w:eastAsia="ＭＳ 明朝" w:hAnsi="ＭＳ 明朝" w:hint="eastAsia"/>
            <w:sz w:val="24"/>
            <w:szCs w:val="24"/>
          </w:rPr>
          <w:t>において、</w:t>
        </w:r>
      </w:ins>
      <w:ins w:id="17" w:author="masaya sakamoto" w:date="2025-06-11T10:06:00Z" w16du:dateUtc="2025-06-11T01:06:00Z">
        <w:r w:rsidR="00A14C96">
          <w:rPr>
            <w:rFonts w:ascii="ＭＳ 明朝" w:eastAsia="ＭＳ 明朝" w:hAnsi="ＭＳ 明朝" w:hint="eastAsia"/>
            <w:sz w:val="24"/>
            <w:szCs w:val="24"/>
          </w:rPr>
          <w:t>乙が</w:t>
        </w:r>
      </w:ins>
      <w:ins w:id="18" w:author="masaya sakamoto" w:date="2025-06-11T09:39:00Z" w16du:dateUtc="2025-06-11T00:39:00Z">
        <w:r w:rsidR="00AC5E79">
          <w:rPr>
            <w:rFonts w:ascii="ＭＳ 明朝" w:eastAsia="ＭＳ 明朝" w:hAnsi="ＭＳ 明朝" w:hint="eastAsia"/>
            <w:sz w:val="24"/>
            <w:szCs w:val="24"/>
          </w:rPr>
          <w:t>雇用条件に関し</w:t>
        </w:r>
      </w:ins>
      <w:ins w:id="19" w:author="masaya sakamoto" w:date="2025-06-11T10:06:00Z" w16du:dateUtc="2025-06-11T01:06:00Z">
        <w:r w:rsidR="00A14C96">
          <w:rPr>
            <w:rFonts w:ascii="ＭＳ 明朝" w:eastAsia="ＭＳ 明朝" w:hAnsi="ＭＳ 明朝" w:hint="eastAsia"/>
            <w:sz w:val="24"/>
            <w:szCs w:val="24"/>
          </w:rPr>
          <w:t>て以下の点について、</w:t>
        </w:r>
      </w:ins>
      <w:ins w:id="20" w:author="masaya sakamoto" w:date="2025-06-11T10:07:00Z" w16du:dateUtc="2025-06-11T01:07:00Z">
        <w:r w:rsidR="00A14C96">
          <w:rPr>
            <w:rFonts w:ascii="ＭＳ 明朝" w:eastAsia="ＭＳ 明朝" w:hAnsi="ＭＳ 明朝" w:hint="eastAsia"/>
            <w:sz w:val="24"/>
            <w:szCs w:val="24"/>
          </w:rPr>
          <w:t>甲との間で認識の</w:t>
        </w:r>
      </w:ins>
      <w:ins w:id="21" w:author="masaya sakamoto" w:date="2025-06-11T09:05:00Z" w16du:dateUtc="2025-06-11T00:05:00Z">
        <w:r w:rsidR="00C60FE7">
          <w:rPr>
            <w:rFonts w:ascii="ＭＳ 明朝" w:eastAsia="ＭＳ 明朝" w:hAnsi="ＭＳ 明朝" w:hint="eastAsia"/>
            <w:sz w:val="24"/>
            <w:szCs w:val="24"/>
          </w:rPr>
          <w:t>違いがあったことを確認した。</w:t>
        </w:r>
      </w:ins>
    </w:p>
    <w:p w14:paraId="588B8C42" w14:textId="0308E621" w:rsidR="00C60FE7" w:rsidRDefault="00C60FE7" w:rsidP="008A4CD6">
      <w:pPr>
        <w:ind w:leftChars="200" w:left="660" w:hangingChars="100" w:hanging="240"/>
        <w:rPr>
          <w:ins w:id="22" w:author="masaya sakamoto" w:date="2025-06-11T09:07:00Z" w16du:dateUtc="2025-06-11T00:07:00Z"/>
          <w:rFonts w:ascii="ＭＳ 明朝" w:eastAsia="ＭＳ 明朝" w:hAnsi="ＭＳ 明朝"/>
          <w:sz w:val="24"/>
          <w:szCs w:val="24"/>
        </w:rPr>
        <w:pPrChange w:id="23" w:author="masaya sakamoto" w:date="2025-06-11T09:18:00Z" w16du:dateUtc="2025-06-11T00:18:00Z">
          <w:pPr>
            <w:ind w:leftChars="100" w:left="210" w:firstLineChars="100" w:firstLine="240"/>
          </w:pPr>
        </w:pPrChange>
      </w:pPr>
      <w:ins w:id="24" w:author="masaya sakamoto" w:date="2025-06-11T09:03:00Z" w16du:dateUtc="2025-06-11T00:03:00Z">
        <w:r>
          <w:rPr>
            <w:rFonts w:ascii="ＭＳ 明朝" w:eastAsia="ＭＳ 明朝" w:hAnsi="ＭＳ 明朝" w:hint="eastAsia"/>
            <w:sz w:val="24"/>
            <w:szCs w:val="24"/>
          </w:rPr>
          <w:t>①</w:t>
        </w:r>
      </w:ins>
      <w:ins w:id="25" w:author="masaya sakamoto" w:date="2025-06-11T09:39:00Z" w16du:dateUtc="2025-06-11T00:39:00Z">
        <w:r w:rsidR="00AC5E79">
          <w:rPr>
            <w:rFonts w:ascii="ＭＳ 明朝" w:eastAsia="ＭＳ 明朝" w:hAnsi="ＭＳ 明朝" w:hint="eastAsia"/>
            <w:sz w:val="24"/>
            <w:szCs w:val="24"/>
          </w:rPr>
          <w:t>乙において、</w:t>
        </w:r>
      </w:ins>
      <w:ins w:id="26" w:author="masaya sakamoto" w:date="2025-06-11T09:03:00Z" w16du:dateUtc="2025-06-11T00:03:00Z">
        <w:r>
          <w:rPr>
            <w:rFonts w:ascii="ＭＳ 明朝" w:eastAsia="ＭＳ 明朝" w:hAnsi="ＭＳ 明朝" w:hint="eastAsia"/>
            <w:sz w:val="24"/>
            <w:szCs w:val="24"/>
          </w:rPr>
          <w:t>甲</w:t>
        </w:r>
      </w:ins>
      <w:ins w:id="27" w:author="masaya sakamoto" w:date="2025-06-11T09:06:00Z" w16du:dateUtc="2025-06-11T00:06:00Z">
        <w:r>
          <w:rPr>
            <w:rFonts w:ascii="ＭＳ 明朝" w:eastAsia="ＭＳ 明朝" w:hAnsi="ＭＳ 明朝" w:hint="eastAsia"/>
            <w:sz w:val="24"/>
            <w:szCs w:val="24"/>
          </w:rPr>
          <w:t>が労働契約締結前に乙に交付した採用</w:t>
        </w:r>
      </w:ins>
      <w:ins w:id="28" w:author="masaya sakamoto" w:date="2025-06-11T09:31:00Z" w16du:dateUtc="2025-06-11T00:31:00Z">
        <w:r w:rsidR="00AC5E79">
          <w:rPr>
            <w:rFonts w:ascii="ＭＳ 明朝" w:eastAsia="ＭＳ 明朝" w:hAnsi="ＭＳ 明朝" w:hint="eastAsia"/>
            <w:sz w:val="24"/>
            <w:szCs w:val="24"/>
          </w:rPr>
          <w:t>内定</w:t>
        </w:r>
      </w:ins>
      <w:ins w:id="29" w:author="masaya sakamoto" w:date="2025-06-11T09:03:00Z" w16du:dateUtc="2025-06-11T00:03:00Z">
        <w:r>
          <w:rPr>
            <w:rFonts w:ascii="ＭＳ 明朝" w:eastAsia="ＭＳ 明朝" w:hAnsi="ＭＳ 明朝" w:hint="eastAsia"/>
            <w:sz w:val="24"/>
            <w:szCs w:val="24"/>
          </w:rPr>
          <w:t>通知書</w:t>
        </w:r>
      </w:ins>
      <w:ins w:id="30" w:author="masaya sakamoto" w:date="2025-06-11T09:06:00Z" w16du:dateUtc="2025-06-11T00:06:00Z">
        <w:r>
          <w:rPr>
            <w:rFonts w:ascii="ＭＳ 明朝" w:eastAsia="ＭＳ 明朝" w:hAnsi="ＭＳ 明朝" w:hint="eastAsia"/>
            <w:sz w:val="24"/>
            <w:szCs w:val="24"/>
          </w:rPr>
          <w:t>記載の年俸額</w:t>
        </w:r>
      </w:ins>
      <w:ins w:id="31" w:author="masaya sakamoto" w:date="2025-06-11T09:31:00Z" w16du:dateUtc="2025-06-11T00:31:00Z">
        <w:r w:rsidR="00AC5E79">
          <w:rPr>
            <w:rFonts w:ascii="ＭＳ 明朝" w:eastAsia="ＭＳ 明朝" w:hAnsi="ＭＳ 明朝" w:hint="eastAsia"/>
            <w:sz w:val="24"/>
            <w:szCs w:val="24"/>
          </w:rPr>
          <w:t>（</w:t>
        </w:r>
      </w:ins>
      <w:ins w:id="32" w:author="masaya sakamoto" w:date="2025-06-11T09:32:00Z" w16du:dateUtc="2025-06-11T00:32:00Z">
        <w:r w:rsidR="00AC5E79">
          <w:rPr>
            <w:rFonts w:ascii="ＭＳ 明朝" w:eastAsia="ＭＳ 明朝" w:hAnsi="ＭＳ 明朝" w:hint="eastAsia"/>
            <w:sz w:val="24"/>
            <w:szCs w:val="24"/>
          </w:rPr>
          <w:t>７，００７，０００円）</w:t>
        </w:r>
      </w:ins>
      <w:ins w:id="33" w:author="masaya sakamoto" w:date="2025-06-11T09:39:00Z" w16du:dateUtc="2025-06-11T00:39:00Z">
        <w:r w:rsidR="00AC5E79">
          <w:rPr>
            <w:rFonts w:ascii="ＭＳ 明朝" w:eastAsia="ＭＳ 明朝" w:hAnsi="ＭＳ 明朝" w:hint="eastAsia"/>
            <w:sz w:val="24"/>
            <w:szCs w:val="24"/>
          </w:rPr>
          <w:t>が得られると考えて</w:t>
        </w:r>
      </w:ins>
      <w:ins w:id="34" w:author="masaya sakamoto" w:date="2025-06-11T09:40:00Z" w16du:dateUtc="2025-06-11T00:40:00Z">
        <w:r w:rsidR="00AC5E79">
          <w:rPr>
            <w:rFonts w:ascii="ＭＳ 明朝" w:eastAsia="ＭＳ 明朝" w:hAnsi="ＭＳ 明朝" w:hint="eastAsia"/>
            <w:sz w:val="24"/>
            <w:szCs w:val="24"/>
          </w:rPr>
          <w:t>甲に</w:t>
        </w:r>
      </w:ins>
      <w:ins w:id="35" w:author="masaya sakamoto" w:date="2025-06-11T09:39:00Z" w16du:dateUtc="2025-06-11T00:39:00Z">
        <w:r w:rsidR="00AC5E79">
          <w:rPr>
            <w:rFonts w:ascii="ＭＳ 明朝" w:eastAsia="ＭＳ 明朝" w:hAnsi="ＭＳ 明朝" w:hint="eastAsia"/>
            <w:sz w:val="24"/>
            <w:szCs w:val="24"/>
          </w:rPr>
          <w:t>入社した</w:t>
        </w:r>
      </w:ins>
      <w:ins w:id="36" w:author="masaya sakamoto" w:date="2025-06-11T09:40:00Z" w16du:dateUtc="2025-06-11T00:40:00Z">
        <w:r w:rsidR="00AC5E79">
          <w:rPr>
            <w:rFonts w:ascii="ＭＳ 明朝" w:eastAsia="ＭＳ 明朝" w:hAnsi="ＭＳ 明朝" w:hint="eastAsia"/>
            <w:sz w:val="24"/>
            <w:szCs w:val="24"/>
          </w:rPr>
          <w:t>ところ、</w:t>
        </w:r>
      </w:ins>
      <w:ins w:id="37" w:author="masaya sakamoto" w:date="2025-06-11T09:07:00Z" w16du:dateUtc="2025-06-11T00:07:00Z">
        <w:r>
          <w:rPr>
            <w:rFonts w:ascii="ＭＳ 明朝" w:eastAsia="ＭＳ 明朝" w:hAnsi="ＭＳ 明朝" w:hint="eastAsia"/>
            <w:sz w:val="24"/>
            <w:szCs w:val="24"/>
          </w:rPr>
          <w:t>入社後</w:t>
        </w:r>
      </w:ins>
      <w:ins w:id="38" w:author="masaya sakamoto" w:date="2025-06-11T09:40:00Z" w16du:dateUtc="2025-06-11T00:40:00Z">
        <w:r w:rsidR="00AC5E79">
          <w:rPr>
            <w:rFonts w:ascii="ＭＳ 明朝" w:eastAsia="ＭＳ 明朝" w:hAnsi="ＭＳ 明朝" w:hint="eastAsia"/>
            <w:sz w:val="24"/>
            <w:szCs w:val="24"/>
          </w:rPr>
          <w:t>に甲から</w:t>
        </w:r>
      </w:ins>
      <w:ins w:id="39" w:author="masaya sakamoto" w:date="2025-06-11T09:07:00Z" w16du:dateUtc="2025-06-11T00:07:00Z">
        <w:r>
          <w:rPr>
            <w:rFonts w:ascii="ＭＳ 明朝" w:eastAsia="ＭＳ 明朝" w:hAnsi="ＭＳ 明朝" w:hint="eastAsia"/>
            <w:sz w:val="24"/>
            <w:szCs w:val="24"/>
          </w:rPr>
          <w:t>調印を求められた</w:t>
        </w:r>
      </w:ins>
      <w:ins w:id="40" w:author="masaya sakamoto" w:date="2025-06-11T10:09:00Z" w16du:dateUtc="2025-06-11T01:09:00Z">
        <w:r w:rsidR="00A14C96">
          <w:rPr>
            <w:rFonts w:ascii="ＭＳ 明朝" w:eastAsia="ＭＳ 明朝" w:hAnsi="ＭＳ 明朝" w:hint="eastAsia"/>
            <w:sz w:val="24"/>
            <w:szCs w:val="24"/>
          </w:rPr>
          <w:t>「正社員労働条件通知書」では同金額とは異なる</w:t>
        </w:r>
      </w:ins>
      <w:ins w:id="41" w:author="masaya sakamoto" w:date="2025-06-11T09:07:00Z" w16du:dateUtc="2025-06-11T00:07:00Z">
        <w:r>
          <w:rPr>
            <w:rFonts w:ascii="ＭＳ 明朝" w:eastAsia="ＭＳ 明朝" w:hAnsi="ＭＳ 明朝" w:hint="eastAsia"/>
            <w:sz w:val="24"/>
            <w:szCs w:val="24"/>
          </w:rPr>
          <w:t>年俸額</w:t>
        </w:r>
      </w:ins>
      <w:ins w:id="42" w:author="masaya sakamoto" w:date="2025-06-11T10:07:00Z" w16du:dateUtc="2025-06-11T01:07:00Z">
        <w:r w:rsidR="00A14C96">
          <w:rPr>
            <w:rFonts w:ascii="ＭＳ 明朝" w:eastAsia="ＭＳ 明朝" w:hAnsi="ＭＳ 明朝" w:hint="eastAsia"/>
            <w:sz w:val="24"/>
            <w:szCs w:val="24"/>
          </w:rPr>
          <w:t>（６，</w:t>
        </w:r>
      </w:ins>
      <w:ins w:id="43" w:author="masaya sakamoto" w:date="2025-06-11T10:08:00Z" w16du:dateUtc="2025-06-11T01:08:00Z">
        <w:r w:rsidR="00A14C96">
          <w:rPr>
            <w:rFonts w:ascii="ＭＳ 明朝" w:eastAsia="ＭＳ 明朝" w:hAnsi="ＭＳ 明朝" w:hint="eastAsia"/>
            <w:sz w:val="24"/>
            <w:szCs w:val="24"/>
          </w:rPr>
          <w:t>３０６，３００円</w:t>
        </w:r>
      </w:ins>
      <w:ins w:id="44" w:author="masaya sakamoto" w:date="2025-06-11T09:32:00Z" w16du:dateUtc="2025-06-11T00:32:00Z">
        <w:r w:rsidR="00AC5E79">
          <w:rPr>
            <w:rFonts w:ascii="ＭＳ 明朝" w:eastAsia="ＭＳ 明朝" w:hAnsi="ＭＳ 明朝" w:hint="eastAsia"/>
            <w:sz w:val="24"/>
            <w:szCs w:val="24"/>
          </w:rPr>
          <w:t>）</w:t>
        </w:r>
      </w:ins>
      <w:ins w:id="45" w:author="masaya sakamoto" w:date="2025-06-11T10:09:00Z" w16du:dateUtc="2025-06-11T01:09:00Z">
        <w:r w:rsidR="00A14C96">
          <w:rPr>
            <w:rFonts w:ascii="ＭＳ 明朝" w:eastAsia="ＭＳ 明朝" w:hAnsi="ＭＳ 明朝" w:hint="eastAsia"/>
            <w:sz w:val="24"/>
            <w:szCs w:val="24"/>
          </w:rPr>
          <w:t>が定められていたこと。</w:t>
        </w:r>
      </w:ins>
    </w:p>
    <w:p w14:paraId="7AFE594C" w14:textId="0B666C62" w:rsidR="00C60FE7" w:rsidRDefault="00C60FE7" w:rsidP="008A4CD6">
      <w:pPr>
        <w:ind w:leftChars="200" w:left="660" w:hangingChars="100" w:hanging="240"/>
        <w:rPr>
          <w:ins w:id="46" w:author="masaya sakamoto" w:date="2025-06-11T09:02:00Z" w16du:dateUtc="2025-06-11T00:02:00Z"/>
          <w:rFonts w:ascii="ＭＳ 明朝" w:eastAsia="ＭＳ 明朝" w:hAnsi="ＭＳ 明朝" w:hint="eastAsia"/>
          <w:sz w:val="24"/>
          <w:szCs w:val="24"/>
        </w:rPr>
        <w:pPrChange w:id="47" w:author="masaya sakamoto" w:date="2025-06-11T09:18:00Z" w16du:dateUtc="2025-06-11T00:18:00Z">
          <w:pPr>
            <w:ind w:left="240" w:hangingChars="100" w:hanging="240"/>
          </w:pPr>
        </w:pPrChange>
      </w:pPr>
      <w:ins w:id="48" w:author="masaya sakamoto" w:date="2025-06-11T09:07:00Z" w16du:dateUtc="2025-06-11T00:07:00Z">
        <w:r>
          <w:rPr>
            <w:rFonts w:ascii="ＭＳ 明朝" w:eastAsia="ＭＳ 明朝" w:hAnsi="ＭＳ 明朝" w:hint="eastAsia"/>
            <w:sz w:val="24"/>
            <w:szCs w:val="24"/>
          </w:rPr>
          <w:t>②</w:t>
        </w:r>
      </w:ins>
      <w:ins w:id="49" w:author="masaya sakamoto" w:date="2025-06-11T09:08:00Z" w16du:dateUtc="2025-06-11T00:08:00Z">
        <w:r>
          <w:rPr>
            <w:rFonts w:ascii="ＭＳ 明朝" w:eastAsia="ＭＳ 明朝" w:hAnsi="ＭＳ 明朝" w:hint="eastAsia"/>
            <w:sz w:val="24"/>
            <w:szCs w:val="24"/>
          </w:rPr>
          <w:t>乙が甲</w:t>
        </w:r>
      </w:ins>
      <w:ins w:id="50" w:author="masaya sakamoto" w:date="2025-06-11T09:28:00Z" w16du:dateUtc="2025-06-11T00:28:00Z">
        <w:r w:rsidR="00AC5E79">
          <w:rPr>
            <w:rFonts w:ascii="ＭＳ 明朝" w:eastAsia="ＭＳ 明朝" w:hAnsi="ＭＳ 明朝" w:hint="eastAsia"/>
            <w:sz w:val="24"/>
            <w:szCs w:val="24"/>
          </w:rPr>
          <w:t>への</w:t>
        </w:r>
      </w:ins>
      <w:ins w:id="51" w:author="masaya sakamoto" w:date="2025-06-11T09:10:00Z" w16du:dateUtc="2025-06-11T00:10:00Z">
        <w:r w:rsidR="00AE4066">
          <w:rPr>
            <w:rFonts w:ascii="ＭＳ 明朝" w:eastAsia="ＭＳ 明朝" w:hAnsi="ＭＳ 明朝" w:hint="eastAsia"/>
            <w:sz w:val="24"/>
            <w:szCs w:val="24"/>
          </w:rPr>
          <w:t>入社</w:t>
        </w:r>
      </w:ins>
      <w:ins w:id="52" w:author="masaya sakamoto" w:date="2025-06-11T09:28:00Z" w16du:dateUtc="2025-06-11T00:28:00Z">
        <w:r w:rsidR="00AC5E79">
          <w:rPr>
            <w:rFonts w:ascii="ＭＳ 明朝" w:eastAsia="ＭＳ 明朝" w:hAnsi="ＭＳ 明朝" w:hint="eastAsia"/>
            <w:sz w:val="24"/>
            <w:szCs w:val="24"/>
          </w:rPr>
          <w:t>を決めた理由</w:t>
        </w:r>
      </w:ins>
      <w:ins w:id="53" w:author="masaya sakamoto" w:date="2025-06-11T09:29:00Z" w16du:dateUtc="2025-06-11T00:29:00Z">
        <w:r w:rsidR="00AC5E79">
          <w:rPr>
            <w:rFonts w:ascii="ＭＳ 明朝" w:eastAsia="ＭＳ 明朝" w:hAnsi="ＭＳ 明朝" w:hint="eastAsia"/>
            <w:sz w:val="24"/>
            <w:szCs w:val="24"/>
          </w:rPr>
          <w:t>が</w:t>
        </w:r>
      </w:ins>
      <w:ins w:id="54" w:author="masaya sakamoto" w:date="2025-06-11T09:10:00Z" w16du:dateUtc="2025-06-11T00:10:00Z">
        <w:r w:rsidR="00AE4066">
          <w:rPr>
            <w:rFonts w:ascii="ＭＳ 明朝" w:eastAsia="ＭＳ 明朝" w:hAnsi="ＭＳ 明朝" w:hint="eastAsia"/>
            <w:sz w:val="24"/>
            <w:szCs w:val="24"/>
          </w:rPr>
          <w:t>、</w:t>
        </w:r>
      </w:ins>
      <w:ins w:id="55" w:author="masaya sakamoto" w:date="2025-06-11T09:11:00Z" w16du:dateUtc="2025-06-11T00:11:00Z">
        <w:r w:rsidR="00AE4066">
          <w:rPr>
            <w:rFonts w:ascii="ＭＳ 明朝" w:eastAsia="ＭＳ 明朝" w:hAnsi="ＭＳ 明朝" w:hint="eastAsia"/>
            <w:sz w:val="24"/>
            <w:szCs w:val="24"/>
          </w:rPr>
          <w:t>甲が</w:t>
        </w:r>
      </w:ins>
      <w:ins w:id="56" w:author="masaya sakamoto" w:date="2025-06-11T09:10:00Z" w16du:dateUtc="2025-06-11T00:10:00Z">
        <w:r w:rsidR="00AE4066">
          <w:rPr>
            <w:rFonts w:ascii="ＭＳ 明朝" w:eastAsia="ＭＳ 明朝" w:hAnsi="ＭＳ 明朝" w:hint="eastAsia"/>
            <w:sz w:val="24"/>
            <w:szCs w:val="24"/>
          </w:rPr>
          <w:t>Ｕ</w:t>
        </w:r>
      </w:ins>
      <w:ins w:id="57" w:author="masaya sakamoto" w:date="2025-06-11T09:11:00Z" w16du:dateUtc="2025-06-11T00:11:00Z">
        <w:r w:rsidR="00AE4066">
          <w:rPr>
            <w:rFonts w:ascii="ＭＳ 明朝" w:eastAsia="ＭＳ 明朝" w:hAnsi="ＭＳ 明朝" w:hint="eastAsia"/>
            <w:sz w:val="24"/>
            <w:szCs w:val="24"/>
          </w:rPr>
          <w:t>ｎｉｔｙ</w:t>
        </w:r>
      </w:ins>
      <w:ins w:id="58" w:author="masaya sakamoto" w:date="2025-06-11T09:12:00Z" w16du:dateUtc="2025-06-11T00:12:00Z">
        <w:r w:rsidR="00AE4066">
          <w:rPr>
            <w:rFonts w:ascii="ＭＳ 明朝" w:eastAsia="ＭＳ 明朝" w:hAnsi="ＭＳ 明朝" w:hint="eastAsia"/>
            <w:sz w:val="24"/>
            <w:szCs w:val="24"/>
          </w:rPr>
          <w:t>を利用した開発の立ち上げを行うことを依頼されたところ、</w:t>
        </w:r>
      </w:ins>
      <w:ins w:id="59" w:author="masaya sakamoto" w:date="2025-06-11T09:17:00Z" w16du:dateUtc="2025-06-11T00:17:00Z">
        <w:r w:rsidR="008A4CD6">
          <w:rPr>
            <w:rFonts w:ascii="ＭＳ 明朝" w:eastAsia="ＭＳ 明朝" w:hAnsi="ＭＳ 明朝" w:hint="eastAsia"/>
            <w:sz w:val="24"/>
            <w:szCs w:val="24"/>
          </w:rPr>
          <w:t>入社後、</w:t>
        </w:r>
      </w:ins>
      <w:ins w:id="60" w:author="masaya sakamoto" w:date="2025-06-11T09:18:00Z" w16du:dateUtc="2025-06-11T00:18:00Z">
        <w:r w:rsidR="008A4CD6">
          <w:rPr>
            <w:rFonts w:ascii="ＭＳ 明朝" w:eastAsia="ＭＳ 明朝" w:hAnsi="ＭＳ 明朝" w:hint="eastAsia"/>
            <w:sz w:val="24"/>
            <w:szCs w:val="24"/>
          </w:rPr>
          <w:t>乙において同業務が予定されていなかったこと。</w:t>
        </w:r>
      </w:ins>
    </w:p>
    <w:p w14:paraId="124AC2C4" w14:textId="77777777" w:rsidR="00C60FE7" w:rsidRDefault="00C60FE7" w:rsidP="004201FC">
      <w:pPr>
        <w:ind w:left="240" w:hangingChars="100" w:hanging="240"/>
        <w:rPr>
          <w:ins w:id="61" w:author="masaya sakamoto" w:date="2025-06-11T09:02:00Z" w16du:dateUtc="2025-06-11T00:02:00Z"/>
          <w:rFonts w:ascii="ＭＳ 明朝" w:eastAsia="ＭＳ 明朝" w:hAnsi="ＭＳ 明朝"/>
          <w:sz w:val="24"/>
          <w:szCs w:val="24"/>
        </w:rPr>
      </w:pPr>
    </w:p>
    <w:p w14:paraId="1299F8DA" w14:textId="33D3B29B" w:rsidR="00E33478" w:rsidRPr="004201FC" w:rsidRDefault="00C60FE7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ins w:id="62" w:author="masaya sakamoto" w:date="2025-06-11T09:02:00Z" w16du:dateUtc="2025-06-11T00:02:00Z">
        <w:r>
          <w:rPr>
            <w:rFonts w:ascii="ＭＳ 明朝" w:eastAsia="ＭＳ 明朝" w:hAnsi="ＭＳ 明朝" w:hint="eastAsia"/>
            <w:sz w:val="24"/>
            <w:szCs w:val="24"/>
          </w:rPr>
          <w:t xml:space="preserve">３　</w:t>
        </w:r>
      </w:ins>
      <w:r w:rsidR="00E33478" w:rsidRPr="004201FC">
        <w:rPr>
          <w:rFonts w:ascii="ＭＳ 明朝" w:eastAsia="ＭＳ 明朝" w:hAnsi="ＭＳ 明朝" w:hint="eastAsia"/>
          <w:sz w:val="24"/>
          <w:szCs w:val="24"/>
        </w:rPr>
        <w:t>甲は乙に対し、雇用契約終了後、速やかに退職に伴う必要な手続を行い、離職票等の必要書類を</w:t>
      </w:r>
      <w:r w:rsidR="004201FC">
        <w:rPr>
          <w:rFonts w:ascii="ＭＳ 明朝" w:eastAsia="ＭＳ 明朝" w:hAnsi="ＭＳ 明朝" w:hint="eastAsia"/>
          <w:sz w:val="24"/>
          <w:szCs w:val="24"/>
        </w:rPr>
        <w:t>乙に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交付する。</w:t>
      </w:r>
    </w:p>
    <w:p w14:paraId="37EC8B6D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08ADB256" w14:textId="7E65E20E" w:rsidR="00584DE9" w:rsidRPr="004201FC" w:rsidRDefault="00A14C96" w:rsidP="004201FC">
      <w:pPr>
        <w:ind w:left="720" w:hangingChars="300" w:hanging="720"/>
        <w:rPr>
          <w:rFonts w:ascii="ＭＳ 明朝" w:eastAsia="ＭＳ 明朝" w:hAnsi="ＭＳ 明朝"/>
          <w:sz w:val="24"/>
          <w:szCs w:val="24"/>
        </w:rPr>
      </w:pPr>
      <w:ins w:id="63" w:author="masaya sakamoto" w:date="2025-06-11T10:12:00Z" w16du:dateUtc="2025-06-11T01:12:00Z">
        <w:r>
          <w:rPr>
            <w:rFonts w:ascii="ＭＳ 明朝" w:eastAsia="ＭＳ 明朝" w:hAnsi="ＭＳ 明朝" w:hint="eastAsia"/>
            <w:sz w:val="24"/>
            <w:szCs w:val="24"/>
          </w:rPr>
          <w:t>４</w:t>
        </w:r>
      </w:ins>
      <w:del w:id="64" w:author="masaya sakamoto" w:date="2025-06-11T10:12:00Z" w16du:dateUtc="2025-06-11T01:12:00Z">
        <w:r w:rsidR="00E33478" w:rsidRPr="004201FC" w:rsidDel="00A14C96">
          <w:rPr>
            <w:rFonts w:ascii="ＭＳ 明朝" w:eastAsia="ＭＳ 明朝" w:hAnsi="ＭＳ 明朝" w:hint="eastAsia"/>
            <w:sz w:val="24"/>
            <w:szCs w:val="24"/>
          </w:rPr>
          <w:delText>３</w:delText>
        </w:r>
      </w:del>
      <w:r w:rsidR="00584DE9" w:rsidRPr="004201FC">
        <w:rPr>
          <w:rFonts w:ascii="ＭＳ 明朝" w:eastAsia="ＭＳ 明朝" w:hAnsi="ＭＳ 明朝" w:hint="eastAsia"/>
          <w:sz w:val="24"/>
          <w:szCs w:val="24"/>
        </w:rPr>
        <w:t>（１）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乙は、甲の明示の指示がない限り、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２０２５年６月３０日まで出社しない。甲は、乙が退職日までの間に、退職後の就職活動を行うことを了承する。</w:t>
      </w:r>
    </w:p>
    <w:p w14:paraId="0A9F49A3" w14:textId="77777777" w:rsidR="00E33478" w:rsidRPr="004201FC" w:rsidRDefault="00584DE9" w:rsidP="004201FC">
      <w:pPr>
        <w:ind w:leftChars="100" w:left="690" w:hangingChars="200" w:hanging="480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（２）甲は、乙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の出社に関わらず、乙に対し、第</w:t>
      </w:r>
      <w:r w:rsidR="00E33478" w:rsidRPr="004201FC">
        <w:rPr>
          <w:rFonts w:ascii="ＭＳ 明朝" w:eastAsia="ＭＳ 明朝" w:hAnsi="ＭＳ 明朝"/>
          <w:sz w:val="24"/>
          <w:szCs w:val="24"/>
        </w:rPr>
        <w:t>1項所定の期日まで、本合意締結時における月額賃金（</w:t>
      </w:r>
      <w:r w:rsidR="00A408D0">
        <w:rPr>
          <w:rFonts w:ascii="ＭＳ 明朝" w:eastAsia="ＭＳ 明朝" w:hAnsi="ＭＳ 明朝" w:hint="eastAsia"/>
          <w:sz w:val="24"/>
          <w:szCs w:val="24"/>
        </w:rPr>
        <w:t>税込５００，５００</w:t>
      </w:r>
      <w:r w:rsidRPr="004201FC">
        <w:rPr>
          <w:rFonts w:ascii="ＭＳ 明朝" w:eastAsia="ＭＳ 明朝" w:hAnsi="ＭＳ 明朝" w:hint="eastAsia"/>
          <w:sz w:val="24"/>
          <w:szCs w:val="24"/>
        </w:rPr>
        <w:t>円</w:t>
      </w:r>
      <w:r w:rsidR="00E33478" w:rsidRPr="004201FC">
        <w:rPr>
          <w:rFonts w:ascii="ＭＳ 明朝" w:eastAsia="ＭＳ 明朝" w:hAnsi="ＭＳ 明朝"/>
          <w:sz w:val="24"/>
          <w:szCs w:val="24"/>
        </w:rPr>
        <w:t>）を支払うものとする。</w:t>
      </w:r>
    </w:p>
    <w:p w14:paraId="1BD8B521" w14:textId="77777777" w:rsidR="00584DE9" w:rsidRPr="004201FC" w:rsidRDefault="00584DE9" w:rsidP="004201FC">
      <w:pPr>
        <w:ind w:leftChars="100" w:left="690" w:hangingChars="200" w:hanging="480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（３）本項（２）の賃金は、２０２５年</w:t>
      </w:r>
      <w:r w:rsidR="00A408D0">
        <w:rPr>
          <w:rFonts w:ascii="ＭＳ 明朝" w:eastAsia="ＭＳ 明朝" w:hAnsi="ＭＳ 明朝" w:hint="eastAsia"/>
          <w:sz w:val="24"/>
          <w:szCs w:val="24"/>
        </w:rPr>
        <w:t>７</w:t>
      </w:r>
      <w:r w:rsidRPr="004201FC">
        <w:rPr>
          <w:rFonts w:ascii="ＭＳ 明朝" w:eastAsia="ＭＳ 明朝" w:hAnsi="ＭＳ 明朝" w:hint="eastAsia"/>
          <w:sz w:val="24"/>
          <w:szCs w:val="24"/>
        </w:rPr>
        <w:t>月</w:t>
      </w:r>
      <w:r w:rsidR="00A408D0">
        <w:rPr>
          <w:rFonts w:ascii="ＭＳ 明朝" w:eastAsia="ＭＳ 明朝" w:hAnsi="ＭＳ 明朝" w:hint="eastAsia"/>
          <w:sz w:val="24"/>
          <w:szCs w:val="24"/>
        </w:rPr>
        <w:t>２５</w:t>
      </w:r>
      <w:r w:rsidRPr="004201FC">
        <w:rPr>
          <w:rFonts w:ascii="ＭＳ 明朝" w:eastAsia="ＭＳ 明朝" w:hAnsi="ＭＳ 明朝" w:hint="eastAsia"/>
          <w:sz w:val="24"/>
          <w:szCs w:val="24"/>
        </w:rPr>
        <w:t>日限り、乙</w:t>
      </w:r>
      <w:r w:rsidR="00A408D0">
        <w:rPr>
          <w:rFonts w:ascii="ＭＳ 明朝" w:eastAsia="ＭＳ 明朝" w:hAnsi="ＭＳ 明朝" w:hint="eastAsia"/>
          <w:sz w:val="24"/>
          <w:szCs w:val="24"/>
        </w:rPr>
        <w:t>が指定する</w:t>
      </w:r>
      <w:r w:rsidRPr="004201FC">
        <w:rPr>
          <w:rFonts w:ascii="ＭＳ 明朝" w:eastAsia="ＭＳ 明朝" w:hAnsi="ＭＳ 明朝" w:hint="eastAsia"/>
          <w:sz w:val="24"/>
          <w:szCs w:val="24"/>
        </w:rPr>
        <w:t>指定口座に送金する。但し、振込手数料は甲の負担とする。</w:t>
      </w:r>
    </w:p>
    <w:p w14:paraId="63A96E54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75FA8752" w14:textId="375E5415" w:rsidR="00E33478" w:rsidRPr="004201FC" w:rsidRDefault="00A14C96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ins w:id="65" w:author="masaya sakamoto" w:date="2025-06-11T10:13:00Z" w16du:dateUtc="2025-06-11T01:13:00Z">
        <w:r>
          <w:rPr>
            <w:rFonts w:ascii="ＭＳ 明朝" w:eastAsia="ＭＳ 明朝" w:hAnsi="ＭＳ 明朝" w:hint="eastAsia"/>
            <w:sz w:val="24"/>
            <w:szCs w:val="24"/>
          </w:rPr>
          <w:t>５</w:t>
        </w:r>
      </w:ins>
      <w:del w:id="66" w:author="masaya sakamoto" w:date="2025-06-11T10:13:00Z" w16du:dateUtc="2025-06-11T01:13:00Z">
        <w:r w:rsidR="00584DE9" w:rsidRPr="004201FC" w:rsidDel="00A14C96">
          <w:rPr>
            <w:rFonts w:ascii="ＭＳ 明朝" w:eastAsia="ＭＳ 明朝" w:hAnsi="ＭＳ 明朝" w:hint="eastAsia"/>
            <w:sz w:val="24"/>
            <w:szCs w:val="24"/>
          </w:rPr>
          <w:delText>４</w:delText>
        </w:r>
      </w:del>
      <w:r w:rsidR="00584DE9" w:rsidRPr="004201FC">
        <w:rPr>
          <w:rFonts w:ascii="ＭＳ 明朝" w:eastAsia="ＭＳ 明朝" w:hAnsi="ＭＳ 明朝" w:hint="eastAsia"/>
          <w:sz w:val="24"/>
          <w:szCs w:val="24"/>
        </w:rPr>
        <w:t xml:space="preserve">　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甲は、今後乙にとって不利益となる情報を開示せず、第三者から乙の退職理由を問われた場合には、会社都合により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円満に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退社したこと事実のみを告げるものとする。</w:t>
      </w:r>
    </w:p>
    <w:p w14:paraId="272649D4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02EB195E" w14:textId="6CBEAB06" w:rsidR="00E33478" w:rsidRPr="004201FC" w:rsidRDefault="00A14C96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ins w:id="67" w:author="masaya sakamoto" w:date="2025-06-11T10:13:00Z" w16du:dateUtc="2025-06-11T01:13:00Z">
        <w:r>
          <w:rPr>
            <w:rFonts w:ascii="ＭＳ 明朝" w:eastAsia="ＭＳ 明朝" w:hAnsi="ＭＳ 明朝" w:hint="eastAsia"/>
            <w:sz w:val="24"/>
            <w:szCs w:val="24"/>
          </w:rPr>
          <w:t>６</w:t>
        </w:r>
      </w:ins>
      <w:del w:id="68" w:author="masaya sakamoto" w:date="2025-06-11T10:13:00Z" w16du:dateUtc="2025-06-11T01:13:00Z">
        <w:r w:rsidR="00584DE9" w:rsidRPr="004201FC" w:rsidDel="00A14C96">
          <w:rPr>
            <w:rFonts w:ascii="ＭＳ 明朝" w:eastAsia="ＭＳ 明朝" w:hAnsi="ＭＳ 明朝" w:hint="eastAsia"/>
            <w:sz w:val="24"/>
            <w:szCs w:val="24"/>
          </w:rPr>
          <w:delText>５</w:delText>
        </w:r>
      </w:del>
      <w:r w:rsidR="00E33478" w:rsidRPr="004201FC">
        <w:rPr>
          <w:rFonts w:ascii="ＭＳ 明朝" w:eastAsia="ＭＳ 明朝" w:hAnsi="ＭＳ 明朝" w:hint="eastAsia"/>
          <w:sz w:val="24"/>
          <w:szCs w:val="24"/>
        </w:rPr>
        <w:t xml:space="preserve">　甲乙は</w:t>
      </w:r>
      <w:ins w:id="69" w:author="masaya sakamoto" w:date="2025-06-11T09:04:00Z" w16du:dateUtc="2025-06-11T00:04:00Z">
        <w:r w:rsidR="00C60FE7">
          <w:rPr>
            <w:rFonts w:ascii="ＭＳ 明朝" w:eastAsia="ＭＳ 明朝" w:hAnsi="ＭＳ 明朝" w:hint="eastAsia"/>
            <w:sz w:val="24"/>
            <w:szCs w:val="24"/>
          </w:rPr>
          <w:t>、</w:t>
        </w:r>
      </w:ins>
      <w:del w:id="70" w:author="masaya sakamoto" w:date="2025-06-11T09:04:00Z" w16du:dateUtc="2025-06-11T00:04:00Z">
        <w:r w:rsidR="00E33478" w:rsidRPr="004201FC" w:rsidDel="00C60FE7">
          <w:rPr>
            <w:rFonts w:ascii="ＭＳ 明朝" w:eastAsia="ＭＳ 明朝" w:hAnsi="ＭＳ 明朝" w:hint="eastAsia"/>
            <w:sz w:val="24"/>
            <w:szCs w:val="24"/>
          </w:rPr>
          <w:delText>、退職の経緯、本合意書の存在及びその内容を第三者に一切口外</w:delText>
        </w:r>
        <w:r w:rsidR="00584DE9" w:rsidRPr="004201FC" w:rsidDel="00C60FE7">
          <w:rPr>
            <w:rFonts w:ascii="ＭＳ 明朝" w:eastAsia="ＭＳ 明朝" w:hAnsi="ＭＳ 明朝" w:hint="eastAsia"/>
            <w:sz w:val="24"/>
            <w:szCs w:val="24"/>
          </w:rPr>
          <w:delText>せず、</w:delText>
        </w:r>
      </w:del>
      <w:r w:rsidR="00584DE9" w:rsidRPr="004201FC">
        <w:rPr>
          <w:rFonts w:ascii="ＭＳ 明朝" w:eastAsia="ＭＳ 明朝" w:hAnsi="ＭＳ 明朝" w:hint="eastAsia"/>
          <w:sz w:val="24"/>
          <w:szCs w:val="24"/>
        </w:rPr>
        <w:t>互いに誹謗中傷する言動を行わないことを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約束する。</w:t>
      </w:r>
    </w:p>
    <w:p w14:paraId="1038EC57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72CF7A21" w14:textId="1EAC68D4" w:rsidR="00E33478" w:rsidRPr="004201FC" w:rsidRDefault="00A14C96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ins w:id="71" w:author="masaya sakamoto" w:date="2025-06-11T10:13:00Z" w16du:dateUtc="2025-06-11T01:13:00Z">
        <w:r>
          <w:rPr>
            <w:rFonts w:ascii="ＭＳ 明朝" w:eastAsia="ＭＳ 明朝" w:hAnsi="ＭＳ 明朝" w:hint="eastAsia"/>
            <w:sz w:val="24"/>
            <w:szCs w:val="24"/>
          </w:rPr>
          <w:t>７</w:t>
        </w:r>
      </w:ins>
      <w:del w:id="72" w:author="masaya sakamoto" w:date="2025-06-11T10:13:00Z" w16du:dateUtc="2025-06-11T01:13:00Z">
        <w:r w:rsidR="00E33478" w:rsidRPr="004201FC" w:rsidDel="00A14C96">
          <w:rPr>
            <w:rFonts w:ascii="ＭＳ 明朝" w:eastAsia="ＭＳ 明朝" w:hAnsi="ＭＳ 明朝" w:hint="eastAsia"/>
            <w:sz w:val="24"/>
            <w:szCs w:val="24"/>
          </w:rPr>
          <w:delText>６</w:delText>
        </w:r>
      </w:del>
      <w:r w:rsidR="00E33478" w:rsidRPr="004201FC">
        <w:rPr>
          <w:rFonts w:ascii="ＭＳ 明朝" w:eastAsia="ＭＳ 明朝" w:hAnsi="ＭＳ 明朝" w:hint="eastAsia"/>
          <w:sz w:val="24"/>
          <w:szCs w:val="24"/>
        </w:rPr>
        <w:t xml:space="preserve">　甲乙は、本合意書に定めるほか、甲</w:t>
      </w:r>
      <w:r w:rsidR="00E33478" w:rsidRPr="004201FC">
        <w:rPr>
          <w:rFonts w:ascii="ＭＳ 明朝" w:eastAsia="ＭＳ 明朝" w:hAnsi="ＭＳ 明朝"/>
          <w:sz w:val="24"/>
          <w:szCs w:val="24"/>
        </w:rPr>
        <w:t>乙間において、何らの債権債務が存在しないことを相互に確認する。</w:t>
      </w:r>
    </w:p>
    <w:p w14:paraId="1C8D417F" w14:textId="77777777" w:rsidR="00E33478" w:rsidRPr="004201FC" w:rsidRDefault="00E33478" w:rsidP="004201FC">
      <w:pPr>
        <w:ind w:firstLineChars="100" w:firstLine="240"/>
        <w:jc w:val="right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（以下余白）</w:t>
      </w:r>
    </w:p>
    <w:p w14:paraId="72166233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5FC24027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 xml:space="preserve">　以上の合意を証するため、本合意書２通を作成し、甲乙がそれぞれ署（記）名押印の上、各自１通を所持する。</w:t>
      </w:r>
    </w:p>
    <w:p w14:paraId="3A23FB4C" w14:textId="77777777" w:rsidR="004201FC" w:rsidRDefault="004201FC">
      <w:pPr>
        <w:widowControl/>
        <w:jc w:val="left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/>
          <w:sz w:val="24"/>
          <w:szCs w:val="24"/>
        </w:rPr>
        <w:br w:type="page"/>
      </w:r>
    </w:p>
    <w:p w14:paraId="116C785D" w14:textId="77777777" w:rsidR="00E33478" w:rsidRPr="004201FC" w:rsidRDefault="00584DE9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  <w:r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>２０２５年</w:t>
      </w:r>
      <w:r w:rsidR="00E33478"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 xml:space="preserve">　　月　　日</w:t>
      </w:r>
    </w:p>
    <w:p w14:paraId="095254E4" w14:textId="77777777" w:rsidR="00584DE9" w:rsidRPr="004201FC" w:rsidRDefault="00584DE9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</w:p>
    <w:p w14:paraId="368F5EC8" w14:textId="77777777" w:rsidR="00E33478" w:rsidRDefault="004201FC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  <w:r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>【甲】</w:t>
      </w:r>
    </w:p>
    <w:p w14:paraId="35340216" w14:textId="77777777" w:rsidR="00A408D0" w:rsidRPr="004201FC" w:rsidRDefault="00A408D0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</w:p>
    <w:p w14:paraId="2740E142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  <w:r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>京都市下京区四条通柳馬場東入立売東町１２番地１</w:t>
      </w:r>
    </w:p>
    <w:p w14:paraId="7F0E5D97" w14:textId="77777777" w:rsidR="00A408D0" w:rsidRDefault="00A408D0" w:rsidP="00E33478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ポノス株式会社</w:t>
      </w:r>
    </w:p>
    <w:p w14:paraId="65296808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 xml:space="preserve">代表取締役　</w:t>
      </w:r>
      <w:r w:rsidR="004201FC" w:rsidRPr="004201FC">
        <w:rPr>
          <w:rFonts w:ascii="ＭＳ 明朝" w:eastAsia="ＭＳ 明朝" w:hAnsi="ＭＳ 明朝" w:hint="eastAsia"/>
          <w:sz w:val="24"/>
          <w:szCs w:val="24"/>
        </w:rPr>
        <w:t>辻子依旦</w:t>
      </w:r>
    </w:p>
    <w:p w14:paraId="0088F69E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2169BA9B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</w:p>
    <w:p w14:paraId="7028906B" w14:textId="77777777" w:rsidR="00A408D0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【乙】</w:t>
      </w:r>
      <w:r w:rsidR="00A408D0">
        <w:rPr>
          <w:rFonts w:ascii="ＭＳ 明朝" w:eastAsia="ＭＳ 明朝" w:hAnsi="ＭＳ 明朝" w:hint="eastAsia"/>
          <w:sz w:val="24"/>
          <w:szCs w:val="24"/>
        </w:rPr>
        <w:t xml:space="preserve">　</w:t>
      </w:r>
    </w:p>
    <w:p w14:paraId="5F39427B" w14:textId="77777777" w:rsidR="004201FC" w:rsidRPr="004201FC" w:rsidRDefault="00A408D0" w:rsidP="00E33478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宮脇秀則</w:t>
      </w:r>
    </w:p>
    <w:p w14:paraId="32B8569B" w14:textId="77777777" w:rsidR="00A408D0" w:rsidRDefault="00A408D0" w:rsidP="00E33478">
      <w:pPr>
        <w:rPr>
          <w:rFonts w:ascii="ＭＳ 明朝" w:eastAsia="ＭＳ 明朝" w:hAnsi="ＭＳ 明朝"/>
          <w:sz w:val="24"/>
          <w:szCs w:val="24"/>
        </w:rPr>
      </w:pPr>
    </w:p>
    <w:p w14:paraId="64DF3DB1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東京都千代田区永田町２－１４－２　山王グランドビル３階</w:t>
      </w:r>
    </w:p>
    <w:p w14:paraId="634E90C8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東京法律事務所</w:t>
      </w:r>
    </w:p>
    <w:p w14:paraId="58152E8F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宮脇秀則代理人</w:t>
      </w:r>
    </w:p>
    <w:p w14:paraId="3FA7FEFD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弁護士　坂本雅弥</w:t>
      </w:r>
    </w:p>
    <w:p w14:paraId="073590BB" w14:textId="77837ACC" w:rsidR="00DC7960" w:rsidRPr="004201FC" w:rsidRDefault="00DC7960" w:rsidP="00E33478">
      <w:pPr>
        <w:rPr>
          <w:rFonts w:ascii="ＭＳ 明朝" w:eastAsia="ＭＳ 明朝" w:hAnsi="ＭＳ 明朝"/>
          <w:sz w:val="24"/>
          <w:szCs w:val="24"/>
        </w:rPr>
      </w:pPr>
    </w:p>
    <w:sectPr w:rsidR="00DC7960" w:rsidRPr="004201FC">
      <w:footerReference w:type="default" r:id="rId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BEC8D" w14:textId="77777777" w:rsidR="00E4697D" w:rsidRDefault="00E4697D" w:rsidP="0058440E">
      <w:r>
        <w:separator/>
      </w:r>
    </w:p>
  </w:endnote>
  <w:endnote w:type="continuationSeparator" w:id="0">
    <w:p w14:paraId="1F9EDD05" w14:textId="77777777" w:rsidR="00E4697D" w:rsidRDefault="00E4697D" w:rsidP="00584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4790068"/>
      <w:docPartObj>
        <w:docPartGallery w:val="Page Numbers (Bottom of Page)"/>
        <w:docPartUnique/>
      </w:docPartObj>
    </w:sdtPr>
    <w:sdtContent>
      <w:p w14:paraId="084A0A3E" w14:textId="77777777" w:rsidR="0058440E" w:rsidRDefault="0058440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1B778E9E" w14:textId="77777777" w:rsidR="0058440E" w:rsidRDefault="0058440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B79B4" w14:textId="77777777" w:rsidR="00E4697D" w:rsidRDefault="00E4697D" w:rsidP="0058440E">
      <w:r>
        <w:separator/>
      </w:r>
    </w:p>
  </w:footnote>
  <w:footnote w:type="continuationSeparator" w:id="0">
    <w:p w14:paraId="01E3713D" w14:textId="77777777" w:rsidR="00E4697D" w:rsidRDefault="00E4697D" w:rsidP="0058440E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saya sakamoto">
    <w15:presenceInfo w15:providerId="Windows Live" w15:userId="f0c0c13f8a1e4c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78"/>
    <w:rsid w:val="000537B2"/>
    <w:rsid w:val="00064F91"/>
    <w:rsid w:val="000818EA"/>
    <w:rsid w:val="00084383"/>
    <w:rsid w:val="000944BE"/>
    <w:rsid w:val="000B1062"/>
    <w:rsid w:val="000B6D74"/>
    <w:rsid w:val="000B743B"/>
    <w:rsid w:val="000C11BC"/>
    <w:rsid w:val="000C52C6"/>
    <w:rsid w:val="000C6D4F"/>
    <w:rsid w:val="000E72BE"/>
    <w:rsid w:val="00103BC4"/>
    <w:rsid w:val="00104894"/>
    <w:rsid w:val="00111867"/>
    <w:rsid w:val="001120DA"/>
    <w:rsid w:val="001123A0"/>
    <w:rsid w:val="00114A0F"/>
    <w:rsid w:val="00123FAB"/>
    <w:rsid w:val="0012633E"/>
    <w:rsid w:val="00133362"/>
    <w:rsid w:val="00161526"/>
    <w:rsid w:val="00166172"/>
    <w:rsid w:val="001669AF"/>
    <w:rsid w:val="00177BD1"/>
    <w:rsid w:val="001966A2"/>
    <w:rsid w:val="001C2692"/>
    <w:rsid w:val="001C3FDA"/>
    <w:rsid w:val="001D0F9E"/>
    <w:rsid w:val="001D1C21"/>
    <w:rsid w:val="001F561C"/>
    <w:rsid w:val="00204B0F"/>
    <w:rsid w:val="00206373"/>
    <w:rsid w:val="002247DB"/>
    <w:rsid w:val="00267CB3"/>
    <w:rsid w:val="002833E9"/>
    <w:rsid w:val="00285FA6"/>
    <w:rsid w:val="002A702B"/>
    <w:rsid w:val="002C3363"/>
    <w:rsid w:val="002C4958"/>
    <w:rsid w:val="002D602B"/>
    <w:rsid w:val="002E7D19"/>
    <w:rsid w:val="002F3D75"/>
    <w:rsid w:val="00323DD7"/>
    <w:rsid w:val="0033115B"/>
    <w:rsid w:val="00333A27"/>
    <w:rsid w:val="0034048F"/>
    <w:rsid w:val="003519E7"/>
    <w:rsid w:val="00352F7A"/>
    <w:rsid w:val="00363F8C"/>
    <w:rsid w:val="00374F88"/>
    <w:rsid w:val="00387025"/>
    <w:rsid w:val="00395054"/>
    <w:rsid w:val="003C75EB"/>
    <w:rsid w:val="003F1FF2"/>
    <w:rsid w:val="003F236B"/>
    <w:rsid w:val="003F2B06"/>
    <w:rsid w:val="00407C5F"/>
    <w:rsid w:val="00411A01"/>
    <w:rsid w:val="004201FC"/>
    <w:rsid w:val="00426534"/>
    <w:rsid w:val="00442AD8"/>
    <w:rsid w:val="004652B2"/>
    <w:rsid w:val="004862A8"/>
    <w:rsid w:val="00491FB3"/>
    <w:rsid w:val="00494B98"/>
    <w:rsid w:val="004A65F5"/>
    <w:rsid w:val="004F1FAE"/>
    <w:rsid w:val="004F225F"/>
    <w:rsid w:val="00515B5E"/>
    <w:rsid w:val="005252E9"/>
    <w:rsid w:val="00542B63"/>
    <w:rsid w:val="00545CD6"/>
    <w:rsid w:val="00560EFD"/>
    <w:rsid w:val="005643DE"/>
    <w:rsid w:val="00564F7D"/>
    <w:rsid w:val="00567482"/>
    <w:rsid w:val="0058440E"/>
    <w:rsid w:val="00584DE9"/>
    <w:rsid w:val="005909A8"/>
    <w:rsid w:val="005936FC"/>
    <w:rsid w:val="005C3027"/>
    <w:rsid w:val="005D47FD"/>
    <w:rsid w:val="006079E6"/>
    <w:rsid w:val="006102DD"/>
    <w:rsid w:val="0061134B"/>
    <w:rsid w:val="0064314E"/>
    <w:rsid w:val="0064751D"/>
    <w:rsid w:val="00670DA2"/>
    <w:rsid w:val="006D423E"/>
    <w:rsid w:val="006E3661"/>
    <w:rsid w:val="006F1C2C"/>
    <w:rsid w:val="006F4151"/>
    <w:rsid w:val="00707696"/>
    <w:rsid w:val="007164E5"/>
    <w:rsid w:val="007167BC"/>
    <w:rsid w:val="00720689"/>
    <w:rsid w:val="007206C0"/>
    <w:rsid w:val="00723287"/>
    <w:rsid w:val="00726DE0"/>
    <w:rsid w:val="007360B8"/>
    <w:rsid w:val="00736DC4"/>
    <w:rsid w:val="00757BB4"/>
    <w:rsid w:val="007624AE"/>
    <w:rsid w:val="00774F08"/>
    <w:rsid w:val="007925A3"/>
    <w:rsid w:val="0079750D"/>
    <w:rsid w:val="007B58CD"/>
    <w:rsid w:val="007E2156"/>
    <w:rsid w:val="007E3F9D"/>
    <w:rsid w:val="007F7E69"/>
    <w:rsid w:val="0080107A"/>
    <w:rsid w:val="00810127"/>
    <w:rsid w:val="00821D3D"/>
    <w:rsid w:val="008321A3"/>
    <w:rsid w:val="00845EBF"/>
    <w:rsid w:val="00875C57"/>
    <w:rsid w:val="008A1BD3"/>
    <w:rsid w:val="008A4CD6"/>
    <w:rsid w:val="008C37C4"/>
    <w:rsid w:val="008C3A98"/>
    <w:rsid w:val="008D05E0"/>
    <w:rsid w:val="008E5CB9"/>
    <w:rsid w:val="008F1605"/>
    <w:rsid w:val="008F29E8"/>
    <w:rsid w:val="00902401"/>
    <w:rsid w:val="009172BF"/>
    <w:rsid w:val="00927D69"/>
    <w:rsid w:val="009411A5"/>
    <w:rsid w:val="009522F8"/>
    <w:rsid w:val="0096013D"/>
    <w:rsid w:val="009704BF"/>
    <w:rsid w:val="00974162"/>
    <w:rsid w:val="00980A22"/>
    <w:rsid w:val="00987386"/>
    <w:rsid w:val="009A1D18"/>
    <w:rsid w:val="009B0FAA"/>
    <w:rsid w:val="009C2B6B"/>
    <w:rsid w:val="009C765E"/>
    <w:rsid w:val="009F2A23"/>
    <w:rsid w:val="00A01606"/>
    <w:rsid w:val="00A13A54"/>
    <w:rsid w:val="00A14C96"/>
    <w:rsid w:val="00A20AE6"/>
    <w:rsid w:val="00A21F85"/>
    <w:rsid w:val="00A408D0"/>
    <w:rsid w:val="00A40C22"/>
    <w:rsid w:val="00A54813"/>
    <w:rsid w:val="00A63550"/>
    <w:rsid w:val="00A846B1"/>
    <w:rsid w:val="00A96CC1"/>
    <w:rsid w:val="00AC0D7B"/>
    <w:rsid w:val="00AC5E79"/>
    <w:rsid w:val="00AE1CBF"/>
    <w:rsid w:val="00AE4066"/>
    <w:rsid w:val="00AF3128"/>
    <w:rsid w:val="00B1304A"/>
    <w:rsid w:val="00B14510"/>
    <w:rsid w:val="00B35088"/>
    <w:rsid w:val="00B50FB4"/>
    <w:rsid w:val="00B53EE2"/>
    <w:rsid w:val="00B74E7E"/>
    <w:rsid w:val="00B93299"/>
    <w:rsid w:val="00B95D46"/>
    <w:rsid w:val="00BA2DDD"/>
    <w:rsid w:val="00BC55C0"/>
    <w:rsid w:val="00BC5B89"/>
    <w:rsid w:val="00BC5D32"/>
    <w:rsid w:val="00C22B43"/>
    <w:rsid w:val="00C30CB4"/>
    <w:rsid w:val="00C30E4E"/>
    <w:rsid w:val="00C36D22"/>
    <w:rsid w:val="00C37557"/>
    <w:rsid w:val="00C41CD2"/>
    <w:rsid w:val="00C52940"/>
    <w:rsid w:val="00C60FE7"/>
    <w:rsid w:val="00C80991"/>
    <w:rsid w:val="00CA4B37"/>
    <w:rsid w:val="00CA56C1"/>
    <w:rsid w:val="00CF5E58"/>
    <w:rsid w:val="00D05F38"/>
    <w:rsid w:val="00D17BF6"/>
    <w:rsid w:val="00D32A8B"/>
    <w:rsid w:val="00D32F1F"/>
    <w:rsid w:val="00D4228C"/>
    <w:rsid w:val="00D45707"/>
    <w:rsid w:val="00D50874"/>
    <w:rsid w:val="00D73C0E"/>
    <w:rsid w:val="00D86D9D"/>
    <w:rsid w:val="00DB74AC"/>
    <w:rsid w:val="00DC7960"/>
    <w:rsid w:val="00DD0874"/>
    <w:rsid w:val="00DE718B"/>
    <w:rsid w:val="00DF4885"/>
    <w:rsid w:val="00DF76B7"/>
    <w:rsid w:val="00E3206E"/>
    <w:rsid w:val="00E33478"/>
    <w:rsid w:val="00E40456"/>
    <w:rsid w:val="00E42A55"/>
    <w:rsid w:val="00E4697D"/>
    <w:rsid w:val="00E578DC"/>
    <w:rsid w:val="00E60030"/>
    <w:rsid w:val="00E63758"/>
    <w:rsid w:val="00E82C94"/>
    <w:rsid w:val="00EA0D48"/>
    <w:rsid w:val="00EA776B"/>
    <w:rsid w:val="00EB6B0A"/>
    <w:rsid w:val="00ED4830"/>
    <w:rsid w:val="00EE3AB7"/>
    <w:rsid w:val="00EF26DA"/>
    <w:rsid w:val="00EF7CEE"/>
    <w:rsid w:val="00F03B2D"/>
    <w:rsid w:val="00F07B2A"/>
    <w:rsid w:val="00F137D9"/>
    <w:rsid w:val="00F24322"/>
    <w:rsid w:val="00F31E78"/>
    <w:rsid w:val="00F34489"/>
    <w:rsid w:val="00F5144D"/>
    <w:rsid w:val="00F80EE9"/>
    <w:rsid w:val="00F84B39"/>
    <w:rsid w:val="00FA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9AC118"/>
  <w15:chartTrackingRefBased/>
  <w15:docId w15:val="{C13ABB86-3608-4C13-B58B-9270A8FA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34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4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4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4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4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4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4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4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334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334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3347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334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33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4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334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4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334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47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3347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33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3347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3347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440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440E"/>
  </w:style>
  <w:style w:type="paragraph" w:styleId="ac">
    <w:name w:val="footer"/>
    <w:basedOn w:val="a"/>
    <w:link w:val="ad"/>
    <w:uiPriority w:val="99"/>
    <w:unhideWhenUsed/>
    <w:rsid w:val="0058440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440E"/>
  </w:style>
  <w:style w:type="paragraph" w:styleId="ae">
    <w:name w:val="Revision"/>
    <w:hidden/>
    <w:uiPriority w:val="99"/>
    <w:semiHidden/>
    <w:rsid w:val="00C60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masaya sakamoto</dc:creator>
  <cp:keywords/>
  <dc:description/>
  <cp:lastModifiedBy>masaya sakamoto</cp:lastModifiedBy>
  <cp:revision>5</cp:revision>
  <cp:lastPrinted>2025-06-11T00:41:00Z</cp:lastPrinted>
  <dcterms:created xsi:type="dcterms:W3CDTF">2025-06-11T00:02:00Z</dcterms:created>
  <dcterms:modified xsi:type="dcterms:W3CDTF">2025-06-11T01:14:00Z</dcterms:modified>
</cp:coreProperties>
</file>